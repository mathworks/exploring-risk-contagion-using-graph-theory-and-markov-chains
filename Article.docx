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Pr="00CA5140" w:rsidR="00966BF9" w:rsidRDefault="00966BF9" w14:paraId="0B6B17ED" w14:textId="77777777">
      <w:pPr>
        <w:rPr>
          <w:b/>
        </w:rPr>
      </w:pPr>
      <w:r w:rsidRPr="00CA5140">
        <w:rPr>
          <w:b/>
        </w:rPr>
        <w:t>Exploring Risk Contagion Using Graph Theory and Markov Chains</w:t>
      </w:r>
    </w:p>
    <w:p w:rsidR="00976096" w:rsidRDefault="00976096" w14:paraId="0B6B17EE" w14:textId="77777777">
      <w:r>
        <w:t>By Ken Deeley, MathWorks</w:t>
      </w:r>
    </w:p>
    <w:p w:rsidR="00DD0A73" w:rsidRDefault="00DD0A73" w14:paraId="0B6B17EF" w14:textId="007B8046">
      <w:r>
        <w:t xml:space="preserve">Recent financial crises and periods of </w:t>
      </w:r>
      <w:r w:rsidR="00CA5140">
        <w:t xml:space="preserve">market volatility </w:t>
      </w:r>
      <w:r>
        <w:t>have heightened awareness of risk contagion and systemic risk</w:t>
      </w:r>
      <w:r w:rsidR="00CA5140">
        <w:t xml:space="preserve"> among financial analysts</w:t>
      </w:r>
      <w:r>
        <w:t xml:space="preserve">. </w:t>
      </w:r>
      <w:r w:rsidR="00927559">
        <w:t>As a result, f</w:t>
      </w:r>
      <w:r>
        <w:t>inancial professionals are often</w:t>
      </w:r>
      <w:r w:rsidR="00F81598">
        <w:t xml:space="preserve"> tasked with </w:t>
      </w:r>
      <w:r w:rsidR="009351B0">
        <w:t>constructing and an</w:t>
      </w:r>
      <w:r w:rsidR="00B41AD8">
        <w:t>al</w:t>
      </w:r>
      <w:r w:rsidR="009351B0">
        <w:t>yzing</w:t>
      </w:r>
      <w:r w:rsidR="00F81598">
        <w:t xml:space="preserve"> models</w:t>
      </w:r>
      <w:r w:rsidR="000C1327">
        <w:t xml:space="preserve"> </w:t>
      </w:r>
      <w:r w:rsidR="009351B0">
        <w:t xml:space="preserve">that will </w:t>
      </w:r>
      <w:r w:rsidR="006B157F">
        <w:t>yield</w:t>
      </w:r>
      <w:r w:rsidR="009351B0">
        <w:t xml:space="preserve"> </w:t>
      </w:r>
      <w:r w:rsidR="00F81598">
        <w:t>insight into the potential impact of risk on investments, portfolios</w:t>
      </w:r>
      <w:r w:rsidR="009351B0">
        <w:t>,</w:t>
      </w:r>
      <w:r w:rsidR="00F81598">
        <w:t xml:space="preserve"> and business operations.</w:t>
      </w:r>
    </w:p>
    <w:p w:rsidR="0073028F" w:rsidRDefault="009351B0" w14:paraId="4A656D0C" w14:textId="044EE4C2">
      <w:r>
        <w:t xml:space="preserve">Several </w:t>
      </w:r>
      <w:r w:rsidR="00A467D3">
        <w:t xml:space="preserve">authors have described </w:t>
      </w:r>
      <w:r w:rsidR="00927559">
        <w:t>the use of</w:t>
      </w:r>
      <w:r w:rsidR="00A467D3">
        <w:t xml:space="preserve"> </w:t>
      </w:r>
      <w:r w:rsidR="00545685">
        <w:t>advanced</w:t>
      </w:r>
      <w:r w:rsidR="00A467D3">
        <w:t xml:space="preserve"> mathematical </w:t>
      </w:r>
      <w:r w:rsidR="004B13D1">
        <w:t xml:space="preserve">and statistical </w:t>
      </w:r>
      <w:r w:rsidR="00A467D3">
        <w:t>techniques for quantifying the dependent relationships between investments, foreign exchange rates, industrial sectors</w:t>
      </w:r>
      <w:r>
        <w:t>,</w:t>
      </w:r>
      <w:r w:rsidR="00A467D3">
        <w:t xml:space="preserve"> or geographical regions</w:t>
      </w:r>
      <w:r w:rsidR="0073028F">
        <w:t xml:space="preserve"> </w:t>
      </w:r>
      <w:r>
        <w:t>[1]-[7]</w:t>
      </w:r>
      <w:r w:rsidR="00A467D3">
        <w:t xml:space="preserve">. </w:t>
      </w:r>
      <w:r w:rsidR="0073028F">
        <w:t xml:space="preserve">Bridging the gap between formal methods and a working code implementation is a key challenge for analysts. </w:t>
      </w:r>
    </w:p>
    <w:p w:rsidR="00BB64D5" w:rsidRDefault="00BB64D5" w14:paraId="0B6B17F1" w14:textId="61AAA5F0">
      <w:r>
        <w:t>This article shows how MATLAB® can be used to analy</w:t>
      </w:r>
      <w:r w:rsidR="00927559">
        <w:t>z</w:t>
      </w:r>
      <w:r>
        <w:t>e as</w:t>
      </w:r>
      <w:r w:rsidR="00842994">
        <w:t xml:space="preserve">pects of risk contagion using </w:t>
      </w:r>
      <w:r w:rsidR="0073028F">
        <w:t xml:space="preserve">various </w:t>
      </w:r>
      <w:r w:rsidR="00842994">
        <w:t xml:space="preserve">mathematical </w:t>
      </w:r>
      <w:r>
        <w:t>tools</w:t>
      </w:r>
      <w:r w:rsidR="00842994">
        <w:t>.</w:t>
      </w:r>
      <w:r w:rsidR="00585FFB">
        <w:t xml:space="preserve"> Topics </w:t>
      </w:r>
      <w:r w:rsidR="00927559">
        <w:t xml:space="preserve">covered </w:t>
      </w:r>
      <w:r w:rsidR="00585FFB">
        <w:t>include:</w:t>
      </w:r>
    </w:p>
    <w:p w:rsidR="00585FFB" w:rsidP="00585FFB" w:rsidRDefault="00585FFB" w14:paraId="0B6B17F2" w14:textId="0857B4A5">
      <w:pPr>
        <w:pStyle w:val="ListParagraph"/>
        <w:numPr>
          <w:ilvl w:val="0"/>
          <w:numId w:val="4"/>
        </w:numPr>
      </w:pPr>
      <w:r>
        <w:t xml:space="preserve">Data </w:t>
      </w:r>
      <w:r w:rsidR="00934270">
        <w:t>a</w:t>
      </w:r>
      <w:r>
        <w:t>ggregation</w:t>
      </w:r>
      <w:r w:rsidR="004D1BC5">
        <w:t xml:space="preserve">, </w:t>
      </w:r>
      <w:r>
        <w:t>preprocessing</w:t>
      </w:r>
      <w:r w:rsidR="009351B0">
        <w:t>,</w:t>
      </w:r>
      <w:r w:rsidR="004D1BC5">
        <w:t xml:space="preserve"> and risk benchmarking</w:t>
      </w:r>
    </w:p>
    <w:p w:rsidR="00585FFB" w:rsidP="00585FFB" w:rsidRDefault="00585FFB" w14:paraId="0B6B17F3" w14:textId="77777777">
      <w:pPr>
        <w:pStyle w:val="ListParagraph"/>
        <w:numPr>
          <w:ilvl w:val="0"/>
          <w:numId w:val="4"/>
        </w:numPr>
      </w:pPr>
      <w:r>
        <w:t>Quantifying dependent relationships between financial variables</w:t>
      </w:r>
    </w:p>
    <w:p w:rsidR="00585FFB" w:rsidP="00585FFB" w:rsidRDefault="00585FFB" w14:paraId="0B6B17F4" w14:textId="0AA01B2E">
      <w:pPr>
        <w:pStyle w:val="ListParagraph"/>
        <w:numPr>
          <w:ilvl w:val="0"/>
          <w:numId w:val="4"/>
        </w:numPr>
      </w:pPr>
      <w:r>
        <w:t xml:space="preserve">Visualizing </w:t>
      </w:r>
      <w:r w:rsidR="0073028F">
        <w:t>the resulting network of dependencies together with proximity information</w:t>
      </w:r>
      <w:r w:rsidR="00927559">
        <w:t xml:space="preserve"> (</w:t>
      </w:r>
      <w:r w:rsidR="0073028F">
        <w:t>Figure 1</w:t>
      </w:r>
      <w:r w:rsidR="00927559">
        <w:t>)</w:t>
      </w:r>
    </w:p>
    <w:p w:rsidR="00585FFB" w:rsidP="00585FFB" w:rsidRDefault="00281E99" w14:paraId="0B6B17F5" w14:textId="77777777">
      <w:pPr>
        <w:pStyle w:val="ListParagraph"/>
        <w:numPr>
          <w:ilvl w:val="0"/>
          <w:numId w:val="4"/>
        </w:numPr>
      </w:pPr>
      <w:r>
        <w:t>Analyzing</w:t>
      </w:r>
      <w:r w:rsidR="00585FFB">
        <w:t xml:space="preserve"> periods of risk contagion using hidden Markov models</w:t>
      </w:r>
    </w:p>
    <w:p w:rsidR="009055AD" w:rsidRDefault="009055AD" w14:paraId="0B6B17F6" w14:textId="183FCA59">
      <w:r>
        <w:t>The MATLAB code used in this article is available for download.</w:t>
      </w:r>
      <w:r w:rsidR="0073028F">
        <w:t xml:space="preserve"> </w:t>
      </w:r>
    </w:p>
    <w:p w:rsidR="00EF0320" w:rsidP="00EF0320" w:rsidRDefault="00934270" w14:paraId="0B6B17F7" w14:textId="77777777">
      <w:pPr>
        <w:keepNext/>
      </w:pPr>
      <w:r>
        <w:rPr>
          <w:noProof/>
          <w:lang w:eastAsia="en-GB"/>
        </w:rPr>
        <w:softHyphen/>
      </w:r>
      <w:r>
        <w:rPr>
          <w:noProof/>
          <w:lang w:val="en-US"/>
        </w:rPr>
        <w:drawing>
          <wp:inline distT="0" distB="0" distL="0" distR="0" wp14:anchorId="0B6B1882" wp14:editId="0B6B1883">
            <wp:extent cx="5624825" cy="35153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_InitialGraph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412" cy="352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A5140" w:rsidR="002D280A" w:rsidP="00EF0320" w:rsidRDefault="00EF0320" w14:paraId="0B6B17F8" w14:textId="642CD880">
      <w:pPr>
        <w:pStyle w:val="Caption"/>
        <w:rPr>
          <w:i w:val="0"/>
        </w:rPr>
      </w:pPr>
      <w:r w:rsidRPr="00CA5140">
        <w:rPr>
          <w:i w:val="0"/>
        </w:rPr>
        <w:t xml:space="preserve">Figure </w:t>
      </w:r>
      <w:r w:rsidRPr="00CA5140" w:rsidR="00B41AD8">
        <w:rPr>
          <w:i w:val="0"/>
        </w:rPr>
        <w:fldChar w:fldCharType="begin"/>
      </w:r>
      <w:r w:rsidRPr="00CA5140" w:rsidR="00B41AD8">
        <w:rPr>
          <w:i w:val="0"/>
        </w:rPr>
        <w:instrText xml:space="preserve"> SEQ Figure \* ARABIC </w:instrText>
      </w:r>
      <w:r w:rsidRPr="00CA5140" w:rsidR="00B41AD8">
        <w:rPr>
          <w:i w:val="0"/>
        </w:rPr>
        <w:fldChar w:fldCharType="separate"/>
      </w:r>
      <w:r w:rsidRPr="00CA5140" w:rsidR="00D27B82">
        <w:rPr>
          <w:i w:val="0"/>
          <w:noProof/>
        </w:rPr>
        <w:t>1</w:t>
      </w:r>
      <w:r w:rsidRPr="00CA5140" w:rsidR="00B41AD8">
        <w:rPr>
          <w:i w:val="0"/>
          <w:noProof/>
        </w:rPr>
        <w:fldChar w:fldCharType="end"/>
      </w:r>
      <w:r w:rsidR="009351B0">
        <w:rPr>
          <w:i w:val="0"/>
        </w:rPr>
        <w:t>.</w:t>
      </w:r>
      <w:r w:rsidRPr="00CA5140">
        <w:rPr>
          <w:i w:val="0"/>
        </w:rPr>
        <w:t xml:space="preserve"> </w:t>
      </w:r>
      <w:r w:rsidRPr="00CA5140" w:rsidR="00934270">
        <w:rPr>
          <w:i w:val="0"/>
        </w:rPr>
        <w:t>Correlation distance dependency network for industrial sector returns</w:t>
      </w:r>
      <w:r w:rsidR="009351B0">
        <w:rPr>
          <w:i w:val="0"/>
        </w:rPr>
        <w:t>.</w:t>
      </w:r>
    </w:p>
    <w:p w:rsidRPr="00934270" w:rsidR="00934270" w:rsidP="00934270" w:rsidRDefault="00934270" w14:paraId="0B6B17F9" w14:textId="77777777"/>
    <w:p w:rsidR="00DD001A" w:rsidRDefault="00DD001A" w14:paraId="0B6B17FA" w14:textId="77777777"/>
    <w:p w:rsidR="004D1BC5" w:rsidRDefault="004D1BC5" w14:paraId="0B6B17FB" w14:textId="77777777">
      <w:pPr>
        <w:rPr>
          <w:b/>
        </w:rPr>
      </w:pPr>
    </w:p>
    <w:p w:rsidRPr="00CA21F6" w:rsidR="00E12FC0" w:rsidRDefault="00934270" w14:paraId="0B6B17FC" w14:textId="77777777">
      <w:pPr>
        <w:rPr>
          <w:b/>
        </w:rPr>
      </w:pPr>
      <w:r>
        <w:rPr>
          <w:b/>
        </w:rPr>
        <w:lastRenderedPageBreak/>
        <w:t>Data Aggregation and Preprocessing</w:t>
      </w:r>
    </w:p>
    <w:p w:rsidR="00D50151" w:rsidP="00971ACF" w:rsidRDefault="00D50151" w14:paraId="0B6B17FD" w14:textId="4C102231">
      <w:r>
        <w:t xml:space="preserve">We start with a collection of mid-cap security prices </w:t>
      </w:r>
      <w:r w:rsidR="00A233BA">
        <w:t xml:space="preserve">from various countries </w:t>
      </w:r>
      <w:r>
        <w:t>recorded</w:t>
      </w:r>
      <w:ins w:author="Rosemary Oxenford" w:date="2016-03-04T10:19:00Z" w:id="0">
        <w:r w:rsidR="00582659">
          <w:t xml:space="preserve"> </w:t>
        </w:r>
      </w:ins>
      <w:r>
        <w:t>over the period January 2008 – December 2013. Each security comes with associated metadata such as market capitalization, industrial sector</w:t>
      </w:r>
      <w:r w:rsidR="009351B0">
        <w:t>,</w:t>
      </w:r>
      <w:r>
        <w:t xml:space="preserve"> and country. </w:t>
      </w:r>
      <w:r w:rsidR="00064853">
        <w:t>In this article w</w:t>
      </w:r>
      <w:r>
        <w:t>e</w:t>
      </w:r>
      <w:r w:rsidR="006F3C8C">
        <w:t xml:space="preserve"> will</w:t>
      </w:r>
      <w:r w:rsidR="009351B0">
        <w:t xml:space="preserve"> be</w:t>
      </w:r>
      <w:r w:rsidR="00064853">
        <w:t xml:space="preserve"> </w:t>
      </w:r>
      <w:r>
        <w:t>analy</w:t>
      </w:r>
      <w:r w:rsidR="009351B0">
        <w:t>s</w:t>
      </w:r>
      <w:r w:rsidR="0026615F">
        <w:t>i</w:t>
      </w:r>
      <w:r w:rsidR="009351B0">
        <w:t>ng</w:t>
      </w:r>
      <w:r>
        <w:t xml:space="preserve"> the contagion between different sectors, but it is easy to </w:t>
      </w:r>
      <w:r w:rsidR="00064853">
        <w:t>study</w:t>
      </w:r>
      <w:r w:rsidR="006F3C8C">
        <w:t xml:space="preserve"> alternative groupings--</w:t>
      </w:r>
      <w:r>
        <w:t xml:space="preserve">for example, country of origin. We use the normalized market capitalizations to define individual security weights and then aggregate all securities from each sector </w:t>
      </w:r>
      <w:r w:rsidR="00EF198E">
        <w:t>using a weighted sum. Th</w:t>
      </w:r>
      <w:r w:rsidR="009351B0">
        <w:t>e</w:t>
      </w:r>
      <w:r w:rsidR="00EF198E">
        <w:t xml:space="preserve"> result i</w:t>
      </w:r>
      <w:r w:rsidR="009351B0">
        <w:t>s</w:t>
      </w:r>
      <w:r w:rsidR="00EF198E">
        <w:t xml:space="preserve"> the benchmark price series shown in </w:t>
      </w:r>
      <w:r w:rsidR="009351B0">
        <w:t>F</w:t>
      </w:r>
      <w:r w:rsidR="00EF198E">
        <w:t>igure 2.</w:t>
      </w:r>
    </w:p>
    <w:p w:rsidR="00EF198E" w:rsidP="00EF198E" w:rsidRDefault="00EF198E" w14:paraId="0B6B17FE" w14:textId="77777777">
      <w:pPr>
        <w:keepNext/>
      </w:pPr>
      <w:r>
        <w:rPr>
          <w:noProof/>
          <w:lang w:val="en-US"/>
        </w:rPr>
        <w:drawing>
          <wp:inline distT="0" distB="0" distL="0" distR="0" wp14:anchorId="0B6B1884" wp14:editId="0B6B1885">
            <wp:extent cx="5731510" cy="35820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_Benchmarks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3028F" w:rsidR="00EF198E" w:rsidP="00EF198E" w:rsidRDefault="00EF198E" w14:paraId="0B6B17FF" w14:textId="79DC9540">
      <w:pPr>
        <w:pStyle w:val="Caption"/>
        <w:rPr>
          <w:i w:val="0"/>
        </w:rPr>
      </w:pPr>
      <w:r w:rsidRPr="0073028F">
        <w:rPr>
          <w:i w:val="0"/>
        </w:rPr>
        <w:t xml:space="preserve">Figure </w:t>
      </w:r>
      <w:r w:rsidRPr="0073028F" w:rsidR="00B41AD8">
        <w:rPr>
          <w:i w:val="0"/>
        </w:rPr>
        <w:fldChar w:fldCharType="begin"/>
      </w:r>
      <w:r w:rsidRPr="0073028F" w:rsidR="00B41AD8">
        <w:rPr>
          <w:i w:val="0"/>
        </w:rPr>
        <w:instrText xml:space="preserve"> SEQ Figure \* ARABIC </w:instrText>
      </w:r>
      <w:r w:rsidRPr="0073028F" w:rsidR="00B41AD8">
        <w:rPr>
          <w:i w:val="0"/>
        </w:rPr>
        <w:fldChar w:fldCharType="separate"/>
      </w:r>
      <w:r w:rsidRPr="0073028F" w:rsidR="00D27B82">
        <w:rPr>
          <w:i w:val="0"/>
          <w:noProof/>
        </w:rPr>
        <w:t>2</w:t>
      </w:r>
      <w:r w:rsidRPr="0073028F" w:rsidR="00B41AD8">
        <w:rPr>
          <w:i w:val="0"/>
          <w:noProof/>
        </w:rPr>
        <w:fldChar w:fldCharType="end"/>
      </w:r>
      <w:r w:rsidR="009351B0">
        <w:rPr>
          <w:i w:val="0"/>
        </w:rPr>
        <w:t>.</w:t>
      </w:r>
      <w:r w:rsidRPr="0073028F">
        <w:rPr>
          <w:i w:val="0"/>
        </w:rPr>
        <w:t xml:space="preserve"> Benchmark price series for the eight industrial sectors</w:t>
      </w:r>
      <w:r w:rsidR="009351B0">
        <w:rPr>
          <w:i w:val="0"/>
        </w:rPr>
        <w:t>.</w:t>
      </w:r>
    </w:p>
    <w:p w:rsidR="00D50151" w:rsidP="00971ACF" w:rsidRDefault="00D50151" w14:paraId="0B6B1800" w14:textId="77777777"/>
    <w:p w:rsidR="00957A9B" w:rsidP="00971ACF" w:rsidRDefault="00EF198E" w14:paraId="0B6B1801" w14:textId="77777777">
      <w:pPr>
        <w:rPr>
          <w:b/>
        </w:rPr>
      </w:pPr>
      <w:r w:rsidRPr="00EF198E">
        <w:rPr>
          <w:b/>
        </w:rPr>
        <w:t>Correlation Analysis</w:t>
      </w:r>
    </w:p>
    <w:p w:rsidR="00927559" w:rsidP="00971ACF" w:rsidRDefault="00EF198E" w14:paraId="3D21C607" w14:textId="6AACE29E">
      <w:r>
        <w:t xml:space="preserve">One of the simplest ways to study dependencies between variables is to compute the correlation matrix of the data. </w:t>
      </w:r>
      <w:r w:rsidR="00CE6AAF">
        <w:t xml:space="preserve">Using the </w:t>
      </w:r>
      <w:r w:rsidR="00AA6248">
        <w:t xml:space="preserve">MATLAB </w:t>
      </w:r>
      <w:r w:rsidRPr="00CE6AAF" w:rsidR="00CE6AAF">
        <w:rPr>
          <w:rFonts w:ascii="Courier New" w:hAnsi="Courier New" w:cs="Courier New"/>
        </w:rPr>
        <w:t>plotmatrix</w:t>
      </w:r>
      <w:r w:rsidR="00CE6AAF">
        <w:t xml:space="preserve"> </w:t>
      </w:r>
      <w:r w:rsidR="00AA6248">
        <w:t xml:space="preserve">function </w:t>
      </w:r>
      <w:r w:rsidR="00CE6AAF">
        <w:t>and</w:t>
      </w:r>
      <w:r w:rsidR="00AA6248">
        <w:t xml:space="preserve"> the Statis</w:t>
      </w:r>
      <w:r w:rsidR="5048E238">
        <w:t>t</w:t>
      </w:r>
      <w:r w:rsidR="00AA6248">
        <w:t>ics and Machine Learning Toolbox</w:t>
      </w:r>
      <w:r w:rsidRPr="00927559" w:rsidR="00AA6248">
        <w:rPr>
          <w:vertAlign w:val="superscript"/>
        </w:rPr>
        <w:t>TM</w:t>
      </w:r>
      <w:r w:rsidR="00CE6AAF">
        <w:t xml:space="preserve"> </w:t>
      </w:r>
      <w:r w:rsidRPr="00CE6AAF" w:rsidR="00CE6AAF">
        <w:rPr>
          <w:rFonts w:ascii="Courier New" w:hAnsi="Courier New" w:cs="Courier New"/>
        </w:rPr>
        <w:t>corr</w:t>
      </w:r>
      <w:r w:rsidR="00CE6AAF">
        <w:t xml:space="preserve"> function, </w:t>
      </w:r>
      <w:r w:rsidR="00C73F60">
        <w:t>we can</w:t>
      </w:r>
      <w:r w:rsidR="00CE6AAF">
        <w:t xml:space="preserve"> create informative visualizations </w:t>
      </w:r>
      <w:r w:rsidR="009351B0">
        <w:t xml:space="preserve">that </w:t>
      </w:r>
      <w:r w:rsidR="0073028F">
        <w:t>indicate</w:t>
      </w:r>
      <w:r w:rsidR="00CE6AAF">
        <w:t xml:space="preserve"> the pairwise relationships present in the sector return series data. </w:t>
      </w:r>
      <w:r w:rsidR="006B157F">
        <w:t>E</w:t>
      </w:r>
      <w:r w:rsidR="00CE6AAF">
        <w:t xml:space="preserve">xamples of these charts are shown in </w:t>
      </w:r>
      <w:r w:rsidR="009351B0">
        <w:t>F</w:t>
      </w:r>
      <w:r w:rsidR="00CE6AAF">
        <w:t xml:space="preserve">igure 3 and </w:t>
      </w:r>
      <w:r w:rsidR="00927559">
        <w:t xml:space="preserve">Figure </w:t>
      </w:r>
      <w:r w:rsidR="00CE6AAF">
        <w:t xml:space="preserve">4. </w:t>
      </w:r>
    </w:p>
    <w:p w:rsidR="00EF198E" w:rsidP="00971ACF" w:rsidRDefault="00CE6AAF" w14:paraId="0B6B1802" w14:textId="312D92B6">
      <w:r>
        <w:t xml:space="preserve">The off-diagonal </w:t>
      </w:r>
      <w:r w:rsidR="006A3357">
        <w:t>elements</w:t>
      </w:r>
      <w:r>
        <w:t xml:space="preserve"> </w:t>
      </w:r>
      <w:r w:rsidR="009351B0">
        <w:t>i</w:t>
      </w:r>
      <w:r>
        <w:t xml:space="preserve">n </w:t>
      </w:r>
      <w:r w:rsidR="009351B0">
        <w:t>F</w:t>
      </w:r>
      <w:r>
        <w:t xml:space="preserve">igure 3 show the pairwise joint distributions, </w:t>
      </w:r>
      <w:r w:rsidR="006B157F">
        <w:t xml:space="preserve">and </w:t>
      </w:r>
      <w:r>
        <w:t>the diagonal show</w:t>
      </w:r>
      <w:r w:rsidR="006A3357">
        <w:t>s</w:t>
      </w:r>
      <w:r>
        <w:t xml:space="preserve"> the marginal distributions of each variable on a histogram.</w:t>
      </w:r>
      <w:r w:rsidR="0036726E">
        <w:t xml:space="preserve"> Figure 4 quantifies the </w:t>
      </w:r>
      <w:r w:rsidR="006A3357">
        <w:t xml:space="preserve">relative </w:t>
      </w:r>
      <w:r w:rsidR="0036726E">
        <w:t xml:space="preserve">strength of the pairwise linear relationships shown in </w:t>
      </w:r>
      <w:r w:rsidR="009351B0">
        <w:t>F</w:t>
      </w:r>
      <w:r w:rsidR="0036726E">
        <w:t xml:space="preserve">igure 3 by illustrating the pairwise correlation coefficients between the industrial sector returns. To investigate more general monotonic relationships between variables, we could </w:t>
      </w:r>
      <w:r w:rsidR="008A4D5A">
        <w:t>compute</w:t>
      </w:r>
      <w:r w:rsidR="0036726E">
        <w:t xml:space="preserve"> Kendall’s </w:t>
      </w:r>
      <w:r w:rsidRPr="00D612F5" w:rsidR="0036726E">
        <w:rPr>
          <w:i/>
        </w:rPr>
        <w:t>tau</w:t>
      </w:r>
      <w:r w:rsidR="0036726E">
        <w:t xml:space="preserve"> or Spearman’s </w:t>
      </w:r>
      <w:r w:rsidRPr="00D612F5" w:rsidR="0036726E">
        <w:rPr>
          <w:i/>
        </w:rPr>
        <w:t>rho</w:t>
      </w:r>
      <w:r w:rsidR="0036726E">
        <w:t xml:space="preserve"> coefficient </w:t>
      </w:r>
      <w:r w:rsidR="00B20285">
        <w:t>using</w:t>
      </w:r>
      <w:r w:rsidR="0036726E">
        <w:t xml:space="preserve"> the </w:t>
      </w:r>
      <w:r w:rsidRPr="0036726E" w:rsidR="0036726E">
        <w:rPr>
          <w:rFonts w:ascii="Courier New" w:hAnsi="Courier New" w:cs="Courier New"/>
        </w:rPr>
        <w:t>corr</w:t>
      </w:r>
      <w:r w:rsidR="0036726E">
        <w:t xml:space="preserve"> function.</w:t>
      </w:r>
    </w:p>
    <w:p w:rsidR="00CE6AAF" w:rsidP="00CE6AAF" w:rsidRDefault="00CE6AAF" w14:paraId="0B6B1803" w14:textId="77777777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0B6B1886" wp14:editId="0B6B1887">
            <wp:extent cx="5731510" cy="35820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_PlotMatrix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3028F" w:rsidR="00CE6AAF" w:rsidP="00CE6AAF" w:rsidRDefault="00CE6AAF" w14:paraId="0B6B1804" w14:textId="63AAA864">
      <w:pPr>
        <w:pStyle w:val="Caption"/>
        <w:rPr>
          <w:i w:val="0"/>
        </w:rPr>
      </w:pPr>
      <w:r w:rsidRPr="0073028F">
        <w:rPr>
          <w:i w:val="0"/>
        </w:rPr>
        <w:t xml:space="preserve">Figure </w:t>
      </w:r>
      <w:r w:rsidRPr="0073028F" w:rsidR="00B41AD8">
        <w:rPr>
          <w:i w:val="0"/>
        </w:rPr>
        <w:fldChar w:fldCharType="begin"/>
      </w:r>
      <w:r w:rsidRPr="0073028F" w:rsidR="00B41AD8">
        <w:rPr>
          <w:i w:val="0"/>
        </w:rPr>
        <w:instrText xml:space="preserve"> SEQ Figure \* ARABIC </w:instrText>
      </w:r>
      <w:r w:rsidRPr="0073028F" w:rsidR="00B41AD8">
        <w:rPr>
          <w:i w:val="0"/>
        </w:rPr>
        <w:fldChar w:fldCharType="separate"/>
      </w:r>
      <w:r w:rsidRPr="0073028F" w:rsidR="00D27B82">
        <w:rPr>
          <w:i w:val="0"/>
          <w:noProof/>
        </w:rPr>
        <w:t>3</w:t>
      </w:r>
      <w:r w:rsidRPr="0073028F" w:rsidR="00B41AD8">
        <w:rPr>
          <w:i w:val="0"/>
          <w:noProof/>
        </w:rPr>
        <w:fldChar w:fldCharType="end"/>
      </w:r>
      <w:r w:rsidR="009351B0">
        <w:rPr>
          <w:i w:val="0"/>
        </w:rPr>
        <w:t>.</w:t>
      </w:r>
      <w:r w:rsidRPr="0073028F">
        <w:rPr>
          <w:i w:val="0"/>
        </w:rPr>
        <w:t xml:space="preserve"> Empirical pairwise relationships between sector returns</w:t>
      </w:r>
      <w:r w:rsidR="009351B0">
        <w:rPr>
          <w:i w:val="0"/>
        </w:rPr>
        <w:t>.</w:t>
      </w:r>
    </w:p>
    <w:p w:rsidR="00CE6AAF" w:rsidP="00971ACF" w:rsidRDefault="00CE6AAF" w14:paraId="0B6B1805" w14:textId="77777777"/>
    <w:p w:rsidRPr="009351B0" w:rsidR="00CE6AAF" w:rsidP="00CE6AAF" w:rsidRDefault="007E3D03" w14:paraId="0B6B1806" w14:textId="3C6222FD">
      <w:pPr>
        <w:keepNext/>
      </w:pPr>
      <w:r>
        <w:rPr>
          <w:noProof/>
          <w:lang w:val="en-US"/>
        </w:rPr>
        <w:drawing>
          <wp:inline distT="0" distB="0" distL="0" distR="0" wp14:anchorId="21A576D6" wp14:editId="49B48A88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4_CorrHeatmap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3028F" w:rsidR="00CE6AAF" w:rsidP="00CE6AAF" w:rsidRDefault="00CE6AAF" w14:paraId="0B6B1807" w14:textId="250AFB77">
      <w:pPr>
        <w:pStyle w:val="Caption"/>
        <w:rPr>
          <w:i w:val="0"/>
        </w:rPr>
      </w:pPr>
      <w:r w:rsidRPr="0073028F">
        <w:rPr>
          <w:i w:val="0"/>
        </w:rPr>
        <w:t xml:space="preserve">Figure </w:t>
      </w:r>
      <w:r w:rsidRPr="0073028F" w:rsidR="00B41AD8">
        <w:rPr>
          <w:i w:val="0"/>
        </w:rPr>
        <w:fldChar w:fldCharType="begin"/>
      </w:r>
      <w:r w:rsidRPr="0073028F" w:rsidR="00B41AD8">
        <w:rPr>
          <w:i w:val="0"/>
        </w:rPr>
        <w:instrText xml:space="preserve"> SEQ Figure \* ARABIC </w:instrText>
      </w:r>
      <w:r w:rsidRPr="0073028F" w:rsidR="00B41AD8">
        <w:rPr>
          <w:i w:val="0"/>
        </w:rPr>
        <w:fldChar w:fldCharType="separate"/>
      </w:r>
      <w:r w:rsidRPr="0073028F" w:rsidR="00D27B82">
        <w:rPr>
          <w:i w:val="0"/>
          <w:noProof/>
        </w:rPr>
        <w:t>4</w:t>
      </w:r>
      <w:r w:rsidRPr="0073028F" w:rsidR="00B41AD8">
        <w:rPr>
          <w:i w:val="0"/>
          <w:noProof/>
        </w:rPr>
        <w:fldChar w:fldCharType="end"/>
      </w:r>
      <w:r w:rsidR="009351B0">
        <w:rPr>
          <w:i w:val="0"/>
        </w:rPr>
        <w:t>.</w:t>
      </w:r>
      <w:r w:rsidRPr="0073028F" w:rsidR="00C73F60">
        <w:rPr>
          <w:i w:val="0"/>
        </w:rPr>
        <w:t xml:space="preserve"> Heat</w:t>
      </w:r>
      <w:r w:rsidRPr="0073028F">
        <w:rPr>
          <w:i w:val="0"/>
        </w:rPr>
        <w:t>map showing pairwise sector linear correlation coefficients</w:t>
      </w:r>
      <w:r w:rsidRPr="0073028F" w:rsidR="00AD0928">
        <w:rPr>
          <w:i w:val="0"/>
        </w:rPr>
        <w:t>. Correlations above 0.80 are highlighted in red.</w:t>
      </w:r>
    </w:p>
    <w:p w:rsidR="009D51F2" w:rsidP="0036726E" w:rsidRDefault="009D51F2" w14:paraId="0B6B1808" w14:textId="77777777">
      <w:pPr>
        <w:rPr>
          <w:b/>
        </w:rPr>
      </w:pPr>
    </w:p>
    <w:p w:rsidR="009D51F2" w:rsidP="0036726E" w:rsidRDefault="009D51F2" w14:paraId="0B6B1809" w14:textId="77777777">
      <w:pPr>
        <w:rPr>
          <w:b/>
        </w:rPr>
      </w:pPr>
    </w:p>
    <w:p w:rsidR="0036726E" w:rsidP="0036726E" w:rsidRDefault="00F34B7F" w14:paraId="0B6B180A" w14:textId="315DD6BA">
      <w:pPr>
        <w:rPr>
          <w:b/>
        </w:rPr>
      </w:pPr>
      <w:r>
        <w:rPr>
          <w:b/>
        </w:rPr>
        <w:t>Visualizing Dependencies</w:t>
      </w:r>
      <w:r w:rsidR="0036726E">
        <w:rPr>
          <w:b/>
        </w:rPr>
        <w:t xml:space="preserve"> </w:t>
      </w:r>
      <w:r w:rsidR="009351B0">
        <w:rPr>
          <w:b/>
        </w:rPr>
        <w:t>U</w:t>
      </w:r>
      <w:r w:rsidR="0036726E">
        <w:rPr>
          <w:b/>
        </w:rPr>
        <w:t>sing Graph Theory</w:t>
      </w:r>
    </w:p>
    <w:p w:rsidR="0011202E" w:rsidP="0036726E" w:rsidRDefault="00C73F60" w14:paraId="362DAAD5" w14:textId="77777777">
      <w:r>
        <w:lastRenderedPageBreak/>
        <w:t xml:space="preserve">It can be difficult to </w:t>
      </w:r>
      <w:r w:rsidR="00927559">
        <w:t>gain</w:t>
      </w:r>
      <w:r w:rsidR="00AA6248">
        <w:t xml:space="preserve"> </w:t>
      </w:r>
      <w:r w:rsidR="001975EE">
        <w:t xml:space="preserve">insight </w:t>
      </w:r>
      <w:r w:rsidR="009351B0">
        <w:t xml:space="preserve">into </w:t>
      </w:r>
      <w:r>
        <w:t xml:space="preserve">risk contagion directly from a correlation matrix. </w:t>
      </w:r>
      <w:r w:rsidR="00AA6248">
        <w:t>Applying graph theory is an effective technique for</w:t>
      </w:r>
      <w:r>
        <w:t xml:space="preserve"> quantify</w:t>
      </w:r>
      <w:r w:rsidR="00AA6248">
        <w:t>ing</w:t>
      </w:r>
      <w:r>
        <w:t xml:space="preserve"> and visualiz</w:t>
      </w:r>
      <w:r w:rsidR="00AA6248">
        <w:t>ing</w:t>
      </w:r>
      <w:r>
        <w:t xml:space="preserve"> the proximity of variables</w:t>
      </w:r>
      <w:r w:rsidR="00AA6248">
        <w:t>.</w:t>
      </w:r>
      <w:r>
        <w:t xml:space="preserve"> </w:t>
      </w:r>
      <w:r w:rsidR="002C2E09">
        <w:t>To measure proximity, w</w:t>
      </w:r>
      <w:r w:rsidR="009D51F2">
        <w:t>e convert correlation coefficients into distances using a</w:t>
      </w:r>
      <w:r>
        <w:t xml:space="preserve"> </w:t>
      </w:r>
      <w:r w:rsidR="009D51F2">
        <w:t xml:space="preserve">mapping such as </w:t>
      </w:r>
    </w:p>
    <w:p w:rsidR="002C2E09" w:rsidP="0036726E" w:rsidRDefault="0011202E" w14:paraId="0B6B180B" w14:textId="0BBE67A9">
      <w:pPr>
        <w:rPr>
          <w:rFonts w:ascii="Calibri" w:hAnsi="Calibri" w:cs="Calibri"/>
          <w:sz w:val="24"/>
          <w:szCs w:val="24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=1-C</m:t>
        </m:r>
      </m:oMath>
      <w:r w:rsidR="009D51F2">
        <w:t xml:space="preserve"> or</w:t>
      </w:r>
      <w:r>
        <w:t xml:space="preserve"> </w:t>
      </w:r>
      <m:oMath>
        <m:r>
          <w:rPr>
            <w:rFonts w:ascii="Cambria Math" w:hAnsi="Cambria Math" w:cs="Calibri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Calibr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alibri"/>
                <w:sz w:val="24"/>
                <w:szCs w:val="24"/>
              </w:rPr>
              <m:t>C</m:t>
            </m:r>
          </m:e>
        </m:d>
        <m:r>
          <w:rPr>
            <w:rFonts w:ascii="Cambria Math" w:hAnsi="Cambria Math" w:cs="Calibri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Calibri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Calibri"/>
                <w:sz w:val="24"/>
                <w:szCs w:val="24"/>
              </w:rPr>
              <m:t>2(1-C)</m:t>
            </m:r>
          </m:e>
        </m:rad>
      </m:oMath>
      <w:r w:rsidR="009D51F2">
        <w:rPr>
          <w:rFonts w:ascii="Calibri" w:hAnsi="Calibri" w:cs="Calibri"/>
          <w:sz w:val="24"/>
          <w:szCs w:val="24"/>
        </w:rPr>
        <w:t xml:space="preserve">. </w:t>
      </w:r>
    </w:p>
    <w:p w:rsidR="0036726E" w:rsidP="0036726E" w:rsidRDefault="00AA0730" w14:paraId="0B6B180C" w14:textId="46444066">
      <w:r>
        <w:t>A</w:t>
      </w:r>
      <w:r w:rsidR="00C73F60">
        <w:t>ssign</w:t>
      </w:r>
      <w:r>
        <w:t>ing</w:t>
      </w:r>
      <w:r w:rsidR="009D51F2">
        <w:t xml:space="preserve"> the industrial se</w:t>
      </w:r>
      <w:r w:rsidR="00C73F60">
        <w:t xml:space="preserve">ctors </w:t>
      </w:r>
      <w:r w:rsidR="001975EE">
        <w:t>to</w:t>
      </w:r>
      <w:r w:rsidR="00C73F60">
        <w:t xml:space="preserve"> the nodes of a network</w:t>
      </w:r>
      <w:r w:rsidR="009D51F2">
        <w:t xml:space="preserve">, </w:t>
      </w:r>
      <w:r w:rsidR="00C73F60">
        <w:t xml:space="preserve">we </w:t>
      </w:r>
      <w:r>
        <w:t>then</w:t>
      </w:r>
      <w:r w:rsidR="00C73F60">
        <w:t xml:space="preserve"> join </w:t>
      </w:r>
      <w:r w:rsidR="00A61429">
        <w:t xml:space="preserve">up the </w:t>
      </w:r>
      <w:r w:rsidR="009D51F2">
        <w:t>node</w:t>
      </w:r>
      <w:r w:rsidR="00A61429">
        <w:t>s</w:t>
      </w:r>
      <w:r w:rsidR="009D51F2">
        <w:t xml:space="preserve"> via edge</w:t>
      </w:r>
      <w:r w:rsidR="00AA6248">
        <w:t>s</w:t>
      </w:r>
      <w:r w:rsidR="009D51F2">
        <w:t xml:space="preserve"> with length</w:t>
      </w:r>
      <w:r w:rsidR="00AA6248">
        <w:t>s</w:t>
      </w:r>
      <w:r w:rsidR="009D51F2">
        <w:t xml:space="preserve"> given by the correlation distance. </w:t>
      </w:r>
      <w:r w:rsidRPr="006B157F" w:rsidR="009D51F2">
        <w:t xml:space="preserve">In [1] and [2], the authors compute the </w:t>
      </w:r>
      <w:r w:rsidRPr="006B157F" w:rsidR="009D51F2">
        <w:rPr>
          <w:i/>
        </w:rPr>
        <w:t>minimum spanning tree</w:t>
      </w:r>
      <w:r w:rsidRPr="006B157F" w:rsidR="009D51F2">
        <w:t xml:space="preserve"> </w:t>
      </w:r>
      <w:r w:rsidRPr="006B157F" w:rsidR="003F14BA">
        <w:t xml:space="preserve">(MST) </w:t>
      </w:r>
      <w:r w:rsidRPr="006B157F" w:rsidR="009D51F2">
        <w:t xml:space="preserve">of this graph. </w:t>
      </w:r>
      <w:r w:rsidR="00AA6248">
        <w:t>The MST</w:t>
      </w:r>
      <w:r w:rsidRPr="006B157F" w:rsidR="006B157F">
        <w:t xml:space="preserve"> </w:t>
      </w:r>
      <w:r w:rsidRPr="006B157F" w:rsidR="00EA7298">
        <w:t>is a subgraph connecting all nodes</w:t>
      </w:r>
      <w:r w:rsidRPr="0073028F" w:rsidR="006B157F">
        <w:t xml:space="preserve"> in which</w:t>
      </w:r>
      <w:r w:rsidRPr="006B157F" w:rsidR="00EA7298">
        <w:t xml:space="preserve"> the total edge length is minimized</w:t>
      </w:r>
      <w:r w:rsidRPr="006B157F" w:rsidR="003F14BA">
        <w:t xml:space="preserve">. In this context, we can think of the MST as the “backbone” </w:t>
      </w:r>
      <w:r w:rsidRPr="006B157F" w:rsidR="00E158A3">
        <w:t xml:space="preserve">network </w:t>
      </w:r>
      <w:r w:rsidRPr="006B157F" w:rsidR="003F14BA">
        <w:t>encapsulating the dependencies</w:t>
      </w:r>
      <w:r w:rsidRPr="006B157F" w:rsidR="00C73F60">
        <w:t xml:space="preserve"> between sectors. </w:t>
      </w:r>
      <w:r w:rsidRPr="006B157F" w:rsidR="002C2E09">
        <w:t xml:space="preserve">In </w:t>
      </w:r>
      <w:r w:rsidRPr="006B157F" w:rsidR="00C73F60">
        <w:t xml:space="preserve">MATLAB we </w:t>
      </w:r>
      <w:r w:rsidRPr="006B157F" w:rsidR="00A61429">
        <w:t xml:space="preserve">can use </w:t>
      </w:r>
      <w:r w:rsidRPr="006B157F" w:rsidR="001975EE">
        <w:t xml:space="preserve">the </w:t>
      </w:r>
      <w:r w:rsidRPr="006B157F" w:rsidR="003F14BA">
        <w:rPr>
          <w:rFonts w:ascii="Courier New" w:hAnsi="Courier New" w:cs="Courier New"/>
        </w:rPr>
        <w:t>graph</w:t>
      </w:r>
      <w:r w:rsidR="003F14BA">
        <w:t xml:space="preserve"> </w:t>
      </w:r>
      <w:r w:rsidR="000C2D8C">
        <w:t xml:space="preserve">and </w:t>
      </w:r>
      <w:r w:rsidRPr="00D612F5" w:rsidR="000C2D8C">
        <w:rPr>
          <w:rFonts w:ascii="Courier New" w:hAnsi="Courier New" w:cs="Courier New"/>
        </w:rPr>
        <w:t>minspantree</w:t>
      </w:r>
      <w:r w:rsidR="000C2D8C">
        <w:t xml:space="preserve"> </w:t>
      </w:r>
      <w:r w:rsidR="00C66C07">
        <w:t>function</w:t>
      </w:r>
      <w:r w:rsidR="000C2D8C">
        <w:t>s</w:t>
      </w:r>
      <w:r w:rsidR="001975EE">
        <w:t xml:space="preserve"> to compute the MST directly</w:t>
      </w:r>
      <w:r w:rsidR="00843735">
        <w:t>:</w:t>
      </w:r>
    </w:p>
    <w:p w:rsidRPr="003F14BA" w:rsidR="003F14BA" w:rsidP="0036726E" w:rsidRDefault="003F14BA" w14:paraId="0B6B180D" w14:textId="77777777">
      <w:pPr>
        <w:rPr>
          <w:rFonts w:ascii="Courier New" w:hAnsi="Courier New" w:cs="Courier New"/>
        </w:rPr>
      </w:pPr>
      <w:r w:rsidRPr="003F14BA">
        <w:rPr>
          <w:rFonts w:ascii="Courier New" w:hAnsi="Courier New" w:cs="Courier New"/>
        </w:rPr>
        <w:t>G = graph(sectorDist, sectors);</w:t>
      </w:r>
    </w:p>
    <w:p w:rsidRPr="003F14BA" w:rsidR="003F14BA" w:rsidP="0036726E" w:rsidRDefault="003F14BA" w14:paraId="0B6B180E" w14:textId="77777777">
      <w:pPr>
        <w:rPr>
          <w:rFonts w:ascii="Courier New" w:hAnsi="Courier New" w:cs="Courier New"/>
        </w:rPr>
      </w:pPr>
      <w:r w:rsidRPr="003F14BA">
        <w:rPr>
          <w:rFonts w:ascii="Courier New" w:hAnsi="Courier New" w:cs="Courier New"/>
        </w:rPr>
        <w:t>T = minspantree(G);</w:t>
      </w:r>
    </w:p>
    <w:p w:rsidR="00E158A3" w:rsidRDefault="003F14BA" w14:paraId="0B6B180F" w14:textId="77777777">
      <w:r w:rsidRPr="003F14BA">
        <w:t xml:space="preserve">Here, </w:t>
      </w:r>
      <w:r w:rsidRPr="003F14BA">
        <w:rPr>
          <w:rFonts w:ascii="Courier New" w:hAnsi="Courier New" w:cs="Courier New"/>
        </w:rPr>
        <w:t>sectorDist</w:t>
      </w:r>
      <w:r w:rsidRPr="003F14BA">
        <w:t xml:space="preserve"> is the </w:t>
      </w:r>
      <w:r>
        <w:t xml:space="preserve">correlation </w:t>
      </w:r>
      <w:r w:rsidRPr="003F14BA">
        <w:t xml:space="preserve">distance matrix and </w:t>
      </w:r>
      <w:r w:rsidRPr="003F14BA">
        <w:rPr>
          <w:rFonts w:ascii="Courier New" w:hAnsi="Courier New" w:cs="Courier New"/>
        </w:rPr>
        <w:t>sectors</w:t>
      </w:r>
      <w:r w:rsidRPr="003F14BA">
        <w:t xml:space="preserve"> is a cell array containing the sector names. </w:t>
      </w:r>
    </w:p>
    <w:p w:rsidR="002C2E09" w:rsidRDefault="008F797A" w14:paraId="0B6B1810" w14:textId="4FB4B8F8">
      <w:r>
        <w:t xml:space="preserve">There are </w:t>
      </w:r>
      <w:r w:rsidR="0012616E">
        <w:t xml:space="preserve">several </w:t>
      </w:r>
      <w:r>
        <w:t>options for visualizing the resulting MST.</w:t>
      </w:r>
      <w:r w:rsidR="002C2E09">
        <w:t xml:space="preserve"> </w:t>
      </w:r>
      <w:r w:rsidR="000C2D8C">
        <w:t xml:space="preserve">The simplest approach is to use the graph </w:t>
      </w:r>
      <w:r w:rsidRPr="00D612F5" w:rsidR="000C2D8C">
        <w:rPr>
          <w:rFonts w:ascii="Courier New" w:hAnsi="Courier New" w:cs="Courier New"/>
        </w:rPr>
        <w:t>plot</w:t>
      </w:r>
      <w:r w:rsidR="000C2D8C">
        <w:t xml:space="preserve"> function directly on the tree. An alternative</w:t>
      </w:r>
      <w:r>
        <w:t xml:space="preserve"> approach</w:t>
      </w:r>
      <w:r w:rsidR="006011BB">
        <w:t xml:space="preserve"> providing a 2D representation</w:t>
      </w:r>
      <w:r>
        <w:t xml:space="preserve"> [1] is to use nonlinear multi-dimensional scaling on the distance matrix via the Sammo</w:t>
      </w:r>
      <w:r w:rsidR="002C2E09">
        <w:t>n mapping:</w:t>
      </w:r>
    </w:p>
    <w:p w:rsidRPr="00A934FD" w:rsidR="008F797A" w:rsidRDefault="008F797A" w14:paraId="0B6B1811" w14:textId="77777777">
      <w:pPr>
        <w:rPr>
          <w:rFonts w:ascii="Courier New" w:hAnsi="Courier New" w:cs="Courier New"/>
        </w:rPr>
      </w:pPr>
      <w:r w:rsidRPr="00A934FD">
        <w:rPr>
          <w:rFonts w:ascii="Courier New" w:hAnsi="Courier New" w:cs="Courier New"/>
        </w:rPr>
        <w:t xml:space="preserve">coords = mdscale(sectorDist, 3, </w:t>
      </w:r>
      <w:r w:rsidR="00A934FD">
        <w:rPr>
          <w:rFonts w:ascii="Courier New" w:hAnsi="Courier New" w:cs="Courier New"/>
        </w:rPr>
        <w:t>'</w:t>
      </w:r>
      <w:r w:rsidRPr="00A934FD">
        <w:rPr>
          <w:rFonts w:ascii="Courier New" w:hAnsi="Courier New" w:cs="Courier New"/>
        </w:rPr>
        <w:t>Criterion</w:t>
      </w:r>
      <w:r w:rsidR="00A934FD">
        <w:rPr>
          <w:rFonts w:ascii="Courier New" w:hAnsi="Courier New" w:cs="Courier New"/>
        </w:rPr>
        <w:t>'</w:t>
      </w:r>
      <w:r w:rsidRPr="00A934FD">
        <w:rPr>
          <w:rFonts w:ascii="Courier New" w:hAnsi="Courier New" w:cs="Courier New"/>
        </w:rPr>
        <w:t xml:space="preserve">, </w:t>
      </w:r>
      <w:r w:rsidR="00A934FD">
        <w:rPr>
          <w:rFonts w:ascii="Courier New" w:hAnsi="Courier New" w:cs="Courier New"/>
        </w:rPr>
        <w:t>'</w:t>
      </w:r>
      <w:r w:rsidRPr="00A934FD">
        <w:rPr>
          <w:rFonts w:ascii="Courier New" w:hAnsi="Courier New" w:cs="Courier New"/>
        </w:rPr>
        <w:t>Sammon</w:t>
      </w:r>
      <w:r w:rsidR="00A934FD">
        <w:rPr>
          <w:rFonts w:ascii="Courier New" w:hAnsi="Courier New" w:cs="Courier New"/>
        </w:rPr>
        <w:t>'</w:t>
      </w:r>
      <w:r w:rsidRPr="00A934FD">
        <w:rPr>
          <w:rFonts w:ascii="Courier New" w:hAnsi="Courier New" w:cs="Courier New"/>
        </w:rPr>
        <w:t>);</w:t>
      </w:r>
    </w:p>
    <w:p w:rsidR="008F797A" w:rsidRDefault="002C2E09" w14:paraId="0B6B1812" w14:textId="77777777">
      <w:r>
        <w:t>To create a 2D visualization, we pass t</w:t>
      </w:r>
      <w:r w:rsidR="00A148CB">
        <w:t xml:space="preserve">he resulting array of </w:t>
      </w:r>
      <w:r>
        <w:t xml:space="preserve">Euclidean </w:t>
      </w:r>
      <w:r w:rsidR="00A148CB">
        <w:t xml:space="preserve">coordinates </w:t>
      </w:r>
      <w:r w:rsidRPr="00A148CB" w:rsidR="00A148CB">
        <w:rPr>
          <w:rFonts w:ascii="Courier New" w:hAnsi="Courier New" w:cs="Courier New"/>
        </w:rPr>
        <w:t>coords</w:t>
      </w:r>
      <w:r w:rsidR="00A148CB">
        <w:t xml:space="preserve"> to the </w:t>
      </w:r>
      <w:r w:rsidRPr="00A148CB" w:rsidR="00A148CB">
        <w:rPr>
          <w:rFonts w:ascii="Courier New" w:hAnsi="Courier New" w:cs="Courier New"/>
        </w:rPr>
        <w:t>graph</w:t>
      </w:r>
      <w:r w:rsidR="00A148CB">
        <w:t xml:space="preserve"> class </w:t>
      </w:r>
      <w:r w:rsidRPr="00A148CB" w:rsidR="00A148CB">
        <w:rPr>
          <w:rFonts w:ascii="Courier New" w:hAnsi="Courier New" w:cs="Courier New"/>
        </w:rPr>
        <w:t>plot</w:t>
      </w:r>
      <w:r w:rsidR="00A148CB">
        <w:t xml:space="preserve"> method:</w:t>
      </w:r>
    </w:p>
    <w:p w:rsidR="00A148CB" w:rsidRDefault="00A148CB" w14:paraId="0B6B1813" w14:textId="77777777">
      <w:pPr>
        <w:rPr>
          <w:rFonts w:ascii="Courier New" w:hAnsi="Courier New" w:cs="Courier New"/>
        </w:rPr>
      </w:pPr>
      <w:r w:rsidRPr="00A148CB">
        <w:rPr>
          <w:rFonts w:ascii="Courier New" w:hAnsi="Courier New" w:cs="Courier New"/>
        </w:rPr>
        <w:t xml:space="preserve">plot(T, </w:t>
      </w:r>
      <w:r>
        <w:rPr>
          <w:rFonts w:ascii="Courier New" w:hAnsi="Courier New" w:cs="Courier New"/>
        </w:rPr>
        <w:t>'</w:t>
      </w:r>
      <w:r w:rsidRPr="00A148CB">
        <w:rPr>
          <w:rFonts w:ascii="Courier New" w:hAnsi="Courier New" w:cs="Courier New"/>
        </w:rPr>
        <w:t>XData</w:t>
      </w:r>
      <w:r>
        <w:rPr>
          <w:rFonts w:ascii="Courier New" w:hAnsi="Courier New" w:cs="Courier New"/>
        </w:rPr>
        <w:t>'</w:t>
      </w:r>
      <w:r w:rsidRPr="00A148CB">
        <w:rPr>
          <w:rFonts w:ascii="Courier New" w:hAnsi="Courier New" w:cs="Courier New"/>
        </w:rPr>
        <w:t xml:space="preserve">, coords(:, 1), </w:t>
      </w:r>
      <w:r>
        <w:rPr>
          <w:rFonts w:ascii="Courier New" w:hAnsi="Courier New" w:cs="Courier New"/>
        </w:rPr>
        <w:t>'</w:t>
      </w:r>
      <w:r w:rsidRPr="00A148CB">
        <w:rPr>
          <w:rFonts w:ascii="Courier New" w:hAnsi="Courier New" w:cs="Courier New"/>
        </w:rPr>
        <w:t>YData</w:t>
      </w:r>
      <w:r>
        <w:rPr>
          <w:rFonts w:ascii="Courier New" w:hAnsi="Courier New" w:cs="Courier New"/>
        </w:rPr>
        <w:t>'</w:t>
      </w:r>
      <w:r w:rsidRPr="00A148CB">
        <w:rPr>
          <w:rFonts w:ascii="Courier New" w:hAnsi="Courier New" w:cs="Courier New"/>
        </w:rPr>
        <w:t>, coords(:, 2))</w:t>
      </w:r>
    </w:p>
    <w:p w:rsidR="00C66C07" w:rsidP="00C66C07" w:rsidRDefault="0012616E" w14:paraId="0B6B1814" w14:textId="691D7CEC">
      <w:r>
        <w:t xml:space="preserve">When combined </w:t>
      </w:r>
      <w:r w:rsidR="00C66C07">
        <w:t>w</w:t>
      </w:r>
      <w:r w:rsidR="007503A7">
        <w:t xml:space="preserve">ith some </w:t>
      </w:r>
      <w:r w:rsidR="001975EE">
        <w:t>simple</w:t>
      </w:r>
      <w:r w:rsidR="007503A7">
        <w:t xml:space="preserve"> </w:t>
      </w:r>
      <w:r w:rsidR="00C66C07">
        <w:t>plot</w:t>
      </w:r>
      <w:r w:rsidR="00AA6248">
        <w:t xml:space="preserve"> settings</w:t>
      </w:r>
      <w:r w:rsidR="007503A7">
        <w:t xml:space="preserve">, this </w:t>
      </w:r>
      <w:r w:rsidR="006B157F">
        <w:t xml:space="preserve">approach </w:t>
      </w:r>
      <w:r w:rsidR="007503A7">
        <w:t xml:space="preserve">allows us to create </w:t>
      </w:r>
      <w:r w:rsidR="002C2E09">
        <w:t xml:space="preserve">the </w:t>
      </w:r>
      <w:r w:rsidR="007503A7">
        <w:t xml:space="preserve">visualization shown in </w:t>
      </w:r>
      <w:r>
        <w:t>F</w:t>
      </w:r>
      <w:r w:rsidR="007503A7">
        <w:t>igure 1.</w:t>
      </w:r>
      <w:r w:rsidR="00C66C07">
        <w:t xml:space="preserve"> </w:t>
      </w:r>
      <w:r w:rsidR="00E158A3">
        <w:t>We assess t</w:t>
      </w:r>
      <w:r w:rsidR="00C66C07">
        <w:t xml:space="preserve">he quality of the </w:t>
      </w:r>
      <w:r w:rsidR="002C2E09">
        <w:t>graph</w:t>
      </w:r>
      <w:r w:rsidR="00C66C07">
        <w:t xml:space="preserve"> embedding by creating a Shepard plot </w:t>
      </w:r>
      <w:r w:rsidR="00E158A3">
        <w:t>(</w:t>
      </w:r>
      <w:r>
        <w:t>F</w:t>
      </w:r>
      <w:r w:rsidR="00E158A3">
        <w:t>igu</w:t>
      </w:r>
      <w:r w:rsidR="00C66C07">
        <w:t>re 5</w:t>
      </w:r>
      <w:r w:rsidR="00E158A3">
        <w:t>)</w:t>
      </w:r>
      <w:r w:rsidR="00843735">
        <w:t>.I</w:t>
      </w:r>
      <w:r w:rsidR="00C66C07">
        <w:t xml:space="preserve">f the scattered points do not deviate substantially from the reference line, then we have a good </w:t>
      </w:r>
      <w:r w:rsidR="00C66C07">
        <w:lastRenderedPageBreak/>
        <w:t>quality embedding.</w:t>
      </w:r>
      <w:r w:rsidR="00C66C07">
        <w:rPr>
          <w:noProof/>
          <w:lang w:val="en-US"/>
        </w:rPr>
        <w:drawing>
          <wp:inline distT="0" distB="0" distL="0" distR="0" wp14:anchorId="0B6B188A" wp14:editId="0B6B188B">
            <wp:extent cx="5731510" cy="35820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5_Shepard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A6248" w:rsidR="00C66C07" w:rsidP="00C66C07" w:rsidRDefault="00C66C07" w14:paraId="0B6B1815" w14:textId="2D931754">
      <w:pPr>
        <w:pStyle w:val="Caption"/>
        <w:rPr>
          <w:i w:val="0"/>
        </w:rPr>
      </w:pPr>
      <w:r w:rsidRPr="00AA6248">
        <w:rPr>
          <w:i w:val="0"/>
        </w:rPr>
        <w:t xml:space="preserve">Figure </w:t>
      </w:r>
      <w:r w:rsidRPr="00AA6248" w:rsidR="00B41AD8">
        <w:rPr>
          <w:i w:val="0"/>
        </w:rPr>
        <w:fldChar w:fldCharType="begin"/>
      </w:r>
      <w:r w:rsidRPr="00AA6248" w:rsidR="00B41AD8">
        <w:rPr>
          <w:i w:val="0"/>
        </w:rPr>
        <w:instrText xml:space="preserve"> SEQ Figure \* ARABIC </w:instrText>
      </w:r>
      <w:r w:rsidRPr="00AA6248" w:rsidR="00B41AD8">
        <w:rPr>
          <w:i w:val="0"/>
        </w:rPr>
        <w:fldChar w:fldCharType="separate"/>
      </w:r>
      <w:r w:rsidRPr="00AA6248" w:rsidR="00D27B82">
        <w:rPr>
          <w:i w:val="0"/>
          <w:noProof/>
        </w:rPr>
        <w:t>5</w:t>
      </w:r>
      <w:r w:rsidRPr="00AA6248" w:rsidR="00B41AD8">
        <w:rPr>
          <w:i w:val="0"/>
          <w:noProof/>
        </w:rPr>
        <w:fldChar w:fldCharType="end"/>
      </w:r>
      <w:r w:rsidR="0012616E">
        <w:rPr>
          <w:i w:val="0"/>
        </w:rPr>
        <w:t>.</w:t>
      </w:r>
      <w:r w:rsidRPr="00AA6248">
        <w:rPr>
          <w:i w:val="0"/>
        </w:rPr>
        <w:t xml:space="preserve"> Shepard plot of Sammon embedding distance against actual distance</w:t>
      </w:r>
      <w:r w:rsidR="0012616E">
        <w:rPr>
          <w:i w:val="0"/>
        </w:rPr>
        <w:t>.</w:t>
      </w:r>
    </w:p>
    <w:p w:rsidR="00A934FD" w:rsidP="00A934FD" w:rsidRDefault="00A934FD" w14:paraId="0B6B1816" w14:textId="7EF2C723">
      <w:pPr>
        <w:rPr>
          <w:b/>
        </w:rPr>
      </w:pPr>
      <w:r>
        <w:rPr>
          <w:b/>
        </w:rPr>
        <w:t xml:space="preserve">Assessing Sector Importance </w:t>
      </w:r>
      <w:r w:rsidR="0012616E">
        <w:rPr>
          <w:b/>
        </w:rPr>
        <w:t>U</w:t>
      </w:r>
      <w:r>
        <w:rPr>
          <w:b/>
        </w:rPr>
        <w:t>sing Graph Centrality Measures</w:t>
      </w:r>
    </w:p>
    <w:p w:rsidR="00A934FD" w:rsidP="00A934FD" w:rsidRDefault="00BA3C96" w14:paraId="0B6B1817" w14:textId="77777777">
      <w:r>
        <w:t xml:space="preserve">Representing the data in graph form helps us to </w:t>
      </w:r>
      <w:r w:rsidR="007B054D">
        <w:t>quantify</w:t>
      </w:r>
      <w:r>
        <w:t xml:space="preserve"> relationships between variables. Since </w:t>
      </w:r>
      <w:r w:rsidR="00C45133">
        <w:t xml:space="preserve">mathematical </w:t>
      </w:r>
      <w:r>
        <w:t xml:space="preserve">graphs </w:t>
      </w:r>
      <w:r w:rsidR="00EB05F4">
        <w:t>intrinsically</w:t>
      </w:r>
      <w:r w:rsidR="00C45133">
        <w:t xml:space="preserve"> </w:t>
      </w:r>
      <w:r>
        <w:t xml:space="preserve">provide measures of node significance, we can </w:t>
      </w:r>
      <w:r w:rsidR="007B054D">
        <w:t xml:space="preserve">assess sector importance by computing these quantities. </w:t>
      </w:r>
      <w:r>
        <w:t>We u</w:t>
      </w:r>
      <w:r w:rsidR="00A934FD">
        <w:t>s</w:t>
      </w:r>
      <w:r>
        <w:t>e</w:t>
      </w:r>
      <w:r w:rsidR="00A934FD">
        <w:t xml:space="preserve"> the </w:t>
      </w:r>
      <w:r w:rsidRPr="00A934FD" w:rsidR="00A934FD">
        <w:rPr>
          <w:rFonts w:ascii="Courier New" w:hAnsi="Courier New" w:cs="Courier New"/>
        </w:rPr>
        <w:t>centrality</w:t>
      </w:r>
      <w:r w:rsidR="00A934FD">
        <w:t xml:space="preserve"> method associated with </w:t>
      </w:r>
      <w:r w:rsidRPr="00A934FD" w:rsidR="00A934FD">
        <w:rPr>
          <w:rFonts w:ascii="Courier New" w:hAnsi="Courier New" w:cs="Courier New"/>
        </w:rPr>
        <w:t>graph</w:t>
      </w:r>
      <w:r w:rsidR="00A934FD">
        <w:t xml:space="preserve"> objects</w:t>
      </w:r>
      <w:r>
        <w:t>:</w:t>
      </w:r>
    </w:p>
    <w:p w:rsidRPr="00C054FE" w:rsidR="00A934FD" w:rsidP="00A934FD" w:rsidRDefault="00A934FD" w14:paraId="0B6B1818" w14:textId="77777777">
      <w:pPr>
        <w:rPr>
          <w:rFonts w:ascii="Courier New" w:hAnsi="Courier New" w:cs="Courier New"/>
        </w:rPr>
      </w:pPr>
      <w:r w:rsidRPr="00C054FE">
        <w:rPr>
          <w:rFonts w:ascii="Courier New" w:hAnsi="Courier New" w:cs="Courier New"/>
        </w:rPr>
        <w:t xml:space="preserve">incidence = centrality(T, </w:t>
      </w:r>
      <w:r w:rsidR="00C054FE">
        <w:rPr>
          <w:rFonts w:ascii="Courier New" w:hAnsi="Courier New" w:cs="Courier New"/>
        </w:rPr>
        <w:t>'</w:t>
      </w:r>
      <w:r w:rsidRPr="00C054FE">
        <w:rPr>
          <w:rFonts w:ascii="Courier New" w:hAnsi="Courier New" w:cs="Courier New"/>
        </w:rPr>
        <w:t>degree</w:t>
      </w:r>
      <w:r w:rsidR="00C054FE">
        <w:rPr>
          <w:rFonts w:ascii="Courier New" w:hAnsi="Courier New" w:cs="Courier New"/>
        </w:rPr>
        <w:t>'</w:t>
      </w:r>
      <w:r w:rsidRPr="00C054FE">
        <w:rPr>
          <w:rFonts w:ascii="Courier New" w:hAnsi="Courier New" w:cs="Courier New"/>
        </w:rPr>
        <w:t>);</w:t>
      </w:r>
    </w:p>
    <w:p w:rsidRPr="00C054FE" w:rsidR="00A934FD" w:rsidP="00A934FD" w:rsidRDefault="00A934FD" w14:paraId="0B6B1819" w14:textId="77777777">
      <w:pPr>
        <w:rPr>
          <w:rFonts w:ascii="Courier New" w:hAnsi="Courier New" w:cs="Courier New"/>
        </w:rPr>
      </w:pPr>
      <w:r w:rsidRPr="00C054FE">
        <w:rPr>
          <w:rFonts w:ascii="Courier New" w:hAnsi="Courier New" w:cs="Courier New"/>
        </w:rPr>
        <w:t xml:space="preserve">closeness = centrality(T, </w:t>
      </w:r>
      <w:r w:rsidR="00C054FE">
        <w:rPr>
          <w:rFonts w:ascii="Courier New" w:hAnsi="Courier New" w:cs="Courier New"/>
        </w:rPr>
        <w:t>'</w:t>
      </w:r>
      <w:r w:rsidRPr="00C054FE">
        <w:rPr>
          <w:rFonts w:ascii="Courier New" w:hAnsi="Courier New" w:cs="Courier New"/>
        </w:rPr>
        <w:t>closeness</w:t>
      </w:r>
      <w:r w:rsidR="00C054FE">
        <w:rPr>
          <w:rFonts w:ascii="Courier New" w:hAnsi="Courier New" w:cs="Courier New"/>
        </w:rPr>
        <w:t>'</w:t>
      </w:r>
      <w:r w:rsidRPr="00C054FE">
        <w:rPr>
          <w:rFonts w:ascii="Courier New" w:hAnsi="Courier New" w:cs="Courier New"/>
        </w:rPr>
        <w:t xml:space="preserve">, </w:t>
      </w:r>
      <w:r w:rsidR="00C054FE">
        <w:rPr>
          <w:rFonts w:ascii="Courier New" w:hAnsi="Courier New" w:cs="Courier New"/>
        </w:rPr>
        <w:t>'</w:t>
      </w:r>
      <w:r w:rsidRPr="00C054FE">
        <w:rPr>
          <w:rFonts w:ascii="Courier New" w:hAnsi="Courier New" w:cs="Courier New"/>
        </w:rPr>
        <w:t>Cost</w:t>
      </w:r>
      <w:r w:rsidR="00C054FE">
        <w:rPr>
          <w:rFonts w:ascii="Courier New" w:hAnsi="Courier New" w:cs="Courier New"/>
        </w:rPr>
        <w:t>'</w:t>
      </w:r>
      <w:r w:rsidRPr="00C054FE">
        <w:rPr>
          <w:rFonts w:ascii="Courier New" w:hAnsi="Courier New" w:cs="Courier New"/>
        </w:rPr>
        <w:t>, edgeWeights);</w:t>
      </w:r>
    </w:p>
    <w:p w:rsidRPr="00C054FE" w:rsidR="00A934FD" w:rsidP="00A934FD" w:rsidRDefault="00A934FD" w14:paraId="0B6B181A" w14:textId="77777777">
      <w:pPr>
        <w:rPr>
          <w:rFonts w:ascii="Courier New" w:hAnsi="Courier New" w:cs="Courier New"/>
        </w:rPr>
      </w:pPr>
      <w:r w:rsidRPr="00C054FE">
        <w:rPr>
          <w:rFonts w:ascii="Courier New" w:hAnsi="Courier New" w:cs="Courier New"/>
        </w:rPr>
        <w:t xml:space="preserve">betweenness = centrality(T, </w:t>
      </w:r>
      <w:r w:rsidR="00C054FE">
        <w:rPr>
          <w:rFonts w:ascii="Courier New" w:hAnsi="Courier New" w:cs="Courier New"/>
        </w:rPr>
        <w:t>'</w:t>
      </w:r>
      <w:r w:rsidRPr="00C054FE">
        <w:rPr>
          <w:rFonts w:ascii="Courier New" w:hAnsi="Courier New" w:cs="Courier New"/>
        </w:rPr>
        <w:t>betweenness</w:t>
      </w:r>
      <w:r w:rsidR="00C054FE">
        <w:rPr>
          <w:rFonts w:ascii="Courier New" w:hAnsi="Courier New" w:cs="Courier New"/>
        </w:rPr>
        <w:t>'</w:t>
      </w:r>
      <w:r w:rsidRPr="00C054FE">
        <w:rPr>
          <w:rFonts w:ascii="Courier New" w:hAnsi="Courier New" w:cs="Courier New"/>
        </w:rPr>
        <w:t xml:space="preserve">, </w:t>
      </w:r>
      <w:r w:rsidR="00C054FE">
        <w:rPr>
          <w:rFonts w:ascii="Courier New" w:hAnsi="Courier New" w:cs="Courier New"/>
        </w:rPr>
        <w:t>'</w:t>
      </w:r>
      <w:r w:rsidRPr="00C054FE">
        <w:rPr>
          <w:rFonts w:ascii="Courier New" w:hAnsi="Courier New" w:cs="Courier New"/>
        </w:rPr>
        <w:t>Cost</w:t>
      </w:r>
      <w:r w:rsidR="00C054FE">
        <w:rPr>
          <w:rFonts w:ascii="Courier New" w:hAnsi="Courier New" w:cs="Courier New"/>
        </w:rPr>
        <w:t>'</w:t>
      </w:r>
      <w:r w:rsidRPr="00C054FE">
        <w:rPr>
          <w:rFonts w:ascii="Courier New" w:hAnsi="Courier New" w:cs="Courier New"/>
        </w:rPr>
        <w:t>, edgeWeights);</w:t>
      </w:r>
    </w:p>
    <w:p w:rsidR="0012616E" w:rsidRDefault="00C054FE" w14:paraId="44471F6D" w14:textId="2B4E69CA">
      <w:r>
        <w:t xml:space="preserve">The </w:t>
      </w:r>
      <w:r w:rsidRPr="00C054FE">
        <w:rPr>
          <w:i/>
        </w:rPr>
        <w:t>incidence</w:t>
      </w:r>
      <w:r>
        <w:t xml:space="preserve"> of a node counts the number of edges adjoining that node, whereas the </w:t>
      </w:r>
      <w:r w:rsidRPr="00C054FE">
        <w:rPr>
          <w:i/>
        </w:rPr>
        <w:t>closeness</w:t>
      </w:r>
      <w:r>
        <w:t xml:space="preserve"> is the reciprocal of the sum of the distances from the node to all other nodes. A high closeness value </w:t>
      </w:r>
      <w:r w:rsidR="001C46F8">
        <w:t>therefore implies</w:t>
      </w:r>
      <w:r>
        <w:t xml:space="preserve"> that the node is central, or important. Similarly, the </w:t>
      </w:r>
      <w:r w:rsidRPr="00C054FE">
        <w:rPr>
          <w:i/>
        </w:rPr>
        <w:t>betweenness</w:t>
      </w:r>
      <w:r>
        <w:t xml:space="preserve"> of a node</w:t>
      </w:r>
      <w:r w:rsidR="00B61F03">
        <w:t xml:space="preserve"> </w:t>
      </w:r>
      <w:r>
        <w:t>measures how often that node appears on a shortest path between two other nodes in the graph</w:t>
      </w:r>
      <w:r w:rsidR="0026615F">
        <w:t>. A</w:t>
      </w:r>
      <w:r>
        <w:t xml:space="preserve"> high betweenness value </w:t>
      </w:r>
      <w:r w:rsidR="00725108">
        <w:t>implies</w:t>
      </w:r>
      <w:r>
        <w:t xml:space="preserve"> that the node is important.</w:t>
      </w:r>
      <w:r w:rsidR="00861782">
        <w:t xml:space="preserve"> </w:t>
      </w:r>
    </w:p>
    <w:p w:rsidR="00C66C07" w:rsidRDefault="00861782" w14:paraId="0B6B181B" w14:textId="6F801C6C">
      <w:r>
        <w:t xml:space="preserve">Computing these measures for the MST above produces the results shown in </w:t>
      </w:r>
      <w:r w:rsidR="0012616E">
        <w:t>F</w:t>
      </w:r>
      <w:r>
        <w:t xml:space="preserve">igure 6. We </w:t>
      </w:r>
      <w:r w:rsidR="0012616E">
        <w:t xml:space="preserve">see </w:t>
      </w:r>
      <w:r>
        <w:t>that the services sector has the highest values for all measures.</w:t>
      </w:r>
      <w:r w:rsidR="0001444F">
        <w:t xml:space="preserve"> </w:t>
      </w:r>
      <w:r w:rsidR="00725108">
        <w:t>T</w:t>
      </w:r>
      <w:r w:rsidR="0001444F">
        <w:t xml:space="preserve">he central services node is highlighted in red in </w:t>
      </w:r>
      <w:r w:rsidR="0012616E">
        <w:t>F</w:t>
      </w:r>
      <w:r w:rsidR="0001444F">
        <w:t>igure 1.</w:t>
      </w:r>
    </w:p>
    <w:p w:rsidR="00861782" w:rsidP="00861782" w:rsidRDefault="00861782" w14:paraId="0B6B181C" w14:textId="77777777">
      <w:pPr>
        <w:keepNext/>
      </w:pPr>
      <w:r>
        <w:rPr>
          <w:rFonts w:ascii="Courier New" w:hAnsi="Courier New" w:cs="Courier New"/>
          <w:noProof/>
          <w:lang w:val="en-US"/>
        </w:rPr>
        <w:lastRenderedPageBreak/>
        <w:drawing>
          <wp:inline distT="0" distB="0" distL="0" distR="0" wp14:anchorId="0B6B188C" wp14:editId="0B6B188D">
            <wp:extent cx="5731510" cy="35820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6_Centrality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A6248" w:rsidR="00861782" w:rsidP="00861782" w:rsidRDefault="00861782" w14:paraId="0B6B181D" w14:textId="20CF5ED0">
      <w:pPr>
        <w:pStyle w:val="Caption"/>
        <w:rPr>
          <w:rFonts w:ascii="Courier New" w:hAnsi="Courier New" w:cs="Courier New"/>
          <w:i w:val="0"/>
        </w:rPr>
      </w:pPr>
      <w:r w:rsidRPr="00AA6248">
        <w:rPr>
          <w:i w:val="0"/>
        </w:rPr>
        <w:t xml:space="preserve">Figure </w:t>
      </w:r>
      <w:r w:rsidRPr="00AA6248" w:rsidR="00B41AD8">
        <w:rPr>
          <w:i w:val="0"/>
        </w:rPr>
        <w:fldChar w:fldCharType="begin"/>
      </w:r>
      <w:r w:rsidRPr="00AA6248" w:rsidR="00B41AD8">
        <w:rPr>
          <w:i w:val="0"/>
        </w:rPr>
        <w:instrText xml:space="preserve"> SEQ Figure \* ARABIC </w:instrText>
      </w:r>
      <w:r w:rsidRPr="00AA6248" w:rsidR="00B41AD8">
        <w:rPr>
          <w:i w:val="0"/>
        </w:rPr>
        <w:fldChar w:fldCharType="separate"/>
      </w:r>
      <w:r w:rsidRPr="00AA6248" w:rsidR="00D27B82">
        <w:rPr>
          <w:i w:val="0"/>
          <w:noProof/>
        </w:rPr>
        <w:t>6</w:t>
      </w:r>
      <w:r w:rsidRPr="00AA6248" w:rsidR="00B41AD8">
        <w:rPr>
          <w:i w:val="0"/>
          <w:noProof/>
        </w:rPr>
        <w:fldChar w:fldCharType="end"/>
      </w:r>
      <w:r w:rsidR="0012616E">
        <w:rPr>
          <w:i w:val="0"/>
        </w:rPr>
        <w:t>.</w:t>
      </w:r>
      <w:r w:rsidRPr="00AA6248">
        <w:rPr>
          <w:i w:val="0"/>
        </w:rPr>
        <w:t xml:space="preserve"> Sector centrality measures computed from the MST</w:t>
      </w:r>
      <w:r w:rsidR="0012616E">
        <w:rPr>
          <w:i w:val="0"/>
        </w:rPr>
        <w:t>.</w:t>
      </w:r>
    </w:p>
    <w:p w:rsidR="007C1399" w:rsidP="007C1399" w:rsidRDefault="00B3771E" w14:paraId="0B6B181E" w14:textId="77777777">
      <w:pPr>
        <w:rPr>
          <w:b/>
        </w:rPr>
      </w:pPr>
      <w:r>
        <w:rPr>
          <w:b/>
        </w:rPr>
        <w:t>Visualizing Risk Contagion via Rolling Windows</w:t>
      </w:r>
    </w:p>
    <w:p w:rsidR="004D0243" w:rsidP="007C1399" w:rsidRDefault="00B3771E" w14:paraId="0B6B181F" w14:textId="3E52B0AB">
      <w:r>
        <w:t xml:space="preserve">The analysis </w:t>
      </w:r>
      <w:r w:rsidR="0026615F">
        <w:t xml:space="preserve">described in the previous section </w:t>
      </w:r>
      <w:r>
        <w:t>use</w:t>
      </w:r>
      <w:r w:rsidR="00FF580A">
        <w:t>s</w:t>
      </w:r>
      <w:r>
        <w:t xml:space="preserve"> the </w:t>
      </w:r>
      <w:r w:rsidR="00FF580A">
        <w:t xml:space="preserve">full </w:t>
      </w:r>
      <w:r>
        <w:t>data</w:t>
      </w:r>
      <w:r w:rsidR="00FF580A">
        <w:t xml:space="preserve"> set</w:t>
      </w:r>
      <w:r>
        <w:t xml:space="preserve"> from 2008-</w:t>
      </w:r>
      <w:r w:rsidR="0012616E">
        <w:t>-</w:t>
      </w:r>
      <w:r>
        <w:t xml:space="preserve">2013. It is common in </w:t>
      </w:r>
      <w:r w:rsidR="004D0243">
        <w:t>risk models</w:t>
      </w:r>
      <w:r>
        <w:t xml:space="preserve"> to perform analysis in a rolling window</w:t>
      </w:r>
      <w:r w:rsidR="0012616E">
        <w:t xml:space="preserve"> so as</w:t>
      </w:r>
      <w:r>
        <w:t xml:space="preserve"> to assess dynamic changes in variables of interest.</w:t>
      </w:r>
      <w:r w:rsidR="00FF580A">
        <w:t xml:space="preserve"> To implement the </w:t>
      </w:r>
      <w:r w:rsidR="006B157F">
        <w:t>previous analysis</w:t>
      </w:r>
      <w:r w:rsidR="00FF580A">
        <w:t xml:space="preserve"> in sequential </w:t>
      </w:r>
      <w:r w:rsidR="00446C02">
        <w:t>six</w:t>
      </w:r>
      <w:ins w:author="Rosemary Oxenford" w:date="2016-03-02T10:12:00Z" w:id="1">
        <w:r w:rsidR="00D612F5">
          <w:t>-</w:t>
        </w:r>
      </w:ins>
      <w:r w:rsidR="00FF580A">
        <w:t xml:space="preserve">month rolling windows, we use a </w:t>
      </w:r>
      <w:r w:rsidRPr="00AA6248" w:rsidR="00FF580A">
        <w:rPr>
          <w:rFonts w:ascii="Courier New" w:hAnsi="Courier New" w:cs="Courier New"/>
        </w:rPr>
        <w:t>for</w:t>
      </w:r>
      <w:r w:rsidR="00FF580A">
        <w:t>-loop</w:t>
      </w:r>
      <w:r>
        <w:t xml:space="preserve"> </w:t>
      </w:r>
      <w:r w:rsidR="00FF580A">
        <w:t>to increment the start date</w:t>
      </w:r>
      <w:r w:rsidR="002F0397">
        <w:t xml:space="preserve"> for each window. </w:t>
      </w:r>
    </w:p>
    <w:p w:rsidR="00F17DFF" w:rsidP="007C1399" w:rsidRDefault="002F0397" w14:paraId="0B6B1820" w14:textId="05A77CEA">
      <w:r>
        <w:t>T</w:t>
      </w:r>
      <w:r w:rsidR="00FF580A">
        <w:t xml:space="preserve">he graphics from this process can be captured in a video file using the </w:t>
      </w:r>
      <w:r w:rsidRPr="00FF580A" w:rsidR="00FF580A">
        <w:rPr>
          <w:rFonts w:ascii="Courier New" w:hAnsi="Courier New" w:cs="Courier New"/>
        </w:rPr>
        <w:t>VideoWriter</w:t>
      </w:r>
      <w:r w:rsidR="00FF580A">
        <w:t xml:space="preserve"> clas</w:t>
      </w:r>
      <w:r>
        <w:t>s, showing the incidence of highly</w:t>
      </w:r>
      <w:r w:rsidR="0012616E">
        <w:t xml:space="preserve"> </w:t>
      </w:r>
      <w:r>
        <w:t xml:space="preserve">correlated </w:t>
      </w:r>
      <w:r w:rsidR="00402433">
        <w:t xml:space="preserve">(&gt; 0.80) </w:t>
      </w:r>
      <w:r>
        <w:t>sector pairs over time</w:t>
      </w:r>
      <w:ins w:author="Rosemary Oxenford" w:date="2016-03-01T09:11:00Z" w:id="2">
        <w:r w:rsidR="004C30FD">
          <w:t xml:space="preserve"> (Figure 7)</w:t>
        </w:r>
      </w:ins>
      <w:r>
        <w:t xml:space="preserve">. </w:t>
      </w:r>
    </w:p>
    <w:p w:rsidR="002F0397" w:rsidP="007C1399" w:rsidRDefault="004C30FD" w14:paraId="0B6B1821" w14:textId="5147FC29">
      <w:ins w:author="Rosemary Oxenford" w:date="2016-03-01T09:11:00Z" w:id="3">
        <w:r>
          <w:t xml:space="preserve">Figure 7. </w:t>
        </w:r>
      </w:ins>
      <w:del w:author="Rosemary Oxenford" w:date="2016-03-01T09:11:00Z" w:id="4">
        <w:r w:rsidDel="004C30FD" w:rsidR="00D203CD">
          <w:delText xml:space="preserve">&lt;&lt;Video clip </w:delText>
        </w:r>
      </w:del>
      <w:r w:rsidR="00D203CD">
        <w:t>Rolling</w:t>
      </w:r>
      <w:ins w:author="Rosemary Oxenford" w:date="2016-03-01T09:11:00Z" w:id="5">
        <w:r>
          <w:t xml:space="preserve"> </w:t>
        </w:r>
      </w:ins>
      <w:del w:author="Rosemary Oxenford" w:date="2016-03-01T09:11:00Z" w:id="6">
        <w:r w:rsidDel="004C30FD" w:rsidR="00D203CD">
          <w:delText>R</w:delText>
        </w:r>
      </w:del>
      <w:ins w:author="Rosemary Oxenford" w:date="2016-03-01T09:11:00Z" w:id="7">
        <w:r>
          <w:t>r</w:t>
        </w:r>
      </w:ins>
      <w:r w:rsidR="00D203CD">
        <w:t>isk</w:t>
      </w:r>
      <w:ins w:author="Rosemary Oxenford" w:date="2016-03-01T09:11:00Z" w:id="8">
        <w:r>
          <w:t xml:space="preserve"> c</w:t>
        </w:r>
      </w:ins>
      <w:del w:author="Rosemary Oxenford" w:date="2016-03-01T09:11:00Z" w:id="9">
        <w:r w:rsidDel="004C30FD" w:rsidR="00D203CD">
          <w:delText>C</w:delText>
        </w:r>
      </w:del>
      <w:r w:rsidR="00D203CD">
        <w:t>ontagion</w:t>
      </w:r>
      <w:ins w:author="Rosemary Oxenford" w:date="2016-03-01T09:12:00Z" w:id="10">
        <w:r>
          <w:t xml:space="preserve"> </w:t>
        </w:r>
      </w:ins>
      <w:ins w:author="Rosemary Oxenford" w:date="2016-03-02T10:12:00Z" w:id="11">
        <w:r w:rsidR="00D612F5">
          <w:t>example</w:t>
        </w:r>
      </w:ins>
      <w:del w:author="Rosemary Oxenford" w:date="2016-03-01T09:11:00Z" w:id="12">
        <w:r w:rsidDel="004C30FD" w:rsidR="00D203CD">
          <w:delText>.avi goes here.&gt;&gt;</w:delText>
        </w:r>
      </w:del>
    </w:p>
    <w:p w:rsidR="00B3771E" w:rsidP="007C1399" w:rsidRDefault="00833219" w14:paraId="0B6B1822" w14:textId="73A9E768">
      <w:r>
        <w:t>F</w:t>
      </w:r>
      <w:r w:rsidR="002F0397">
        <w:t xml:space="preserve">igure </w:t>
      </w:r>
      <w:ins w:author="Rosemary Oxenford" w:date="2016-03-01T09:12:00Z" w:id="13">
        <w:r w:rsidR="004C30FD">
          <w:t>8</w:t>
        </w:r>
      </w:ins>
      <w:del w:author="Rosemary Oxenford" w:date="2016-03-01T09:12:00Z" w:id="14">
        <w:r w:rsidDel="004C30FD" w:rsidR="002F0397">
          <w:delText>7</w:delText>
        </w:r>
      </w:del>
      <w:r w:rsidR="002F0397">
        <w:t xml:space="preserve"> </w:t>
      </w:r>
      <w:r>
        <w:t xml:space="preserve">shows the variation in </w:t>
      </w:r>
      <w:ins w:author="Rosemary Oxenford" w:date="2016-03-04T10:24:00Z" w:id="15">
        <w:r w:rsidR="00582659">
          <w:t xml:space="preserve">the </w:t>
        </w:r>
      </w:ins>
      <w:r>
        <w:t>central sector over time.</w:t>
      </w:r>
      <w:r w:rsidR="00F34B7F">
        <w:t xml:space="preserve"> We note that the services, industrial goods</w:t>
      </w:r>
      <w:r w:rsidR="0026615F">
        <w:t>,</w:t>
      </w:r>
      <w:r w:rsidR="00F34B7F">
        <w:t xml:space="preserve"> and consumer goods sectors have high importance throughout this period.</w:t>
      </w:r>
      <w:r w:rsidR="002F0397">
        <w:t xml:space="preserve"> </w:t>
      </w:r>
    </w:p>
    <w:p w:rsidR="002F0397" w:rsidP="002F0397" w:rsidRDefault="00833219" w14:paraId="0B6B1823" w14:textId="58F7E402">
      <w:pPr>
        <w:keepNext/>
      </w:pPr>
      <w:del w:author="Ken Deeley" w:date="2016-02-29T22:41:00Z" w:id="16">
        <w:r w:rsidDel="00EE7A35">
          <w:rPr>
            <w:noProof/>
            <w:lang w:val="en-US"/>
          </w:rPr>
          <w:lastRenderedPageBreak/>
          <w:drawing>
            <wp:inline distT="0" distB="0" distL="0" distR="0" wp14:anchorId="0B6B188E" wp14:editId="3BB3681A">
              <wp:extent cx="5731510" cy="3582035"/>
              <wp:effectExtent l="0" t="0" r="2540" b="0"/>
              <wp:docPr id="14" name="Picture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" name="07_SectorCentrality.png"/>
                      <pic:cNvPicPr/>
                    </pic:nvPicPr>
                    <pic:blipFill>
                      <a:blip r:embed="rId1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35820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author="Ken Deeley" w:date="2016-02-29T22:41:00Z" w:id="17">
        <w:r w:rsidR="00EE7A35">
          <w:rPr>
            <w:noProof/>
            <w:lang w:val="en-US"/>
          </w:rPr>
          <w:drawing>
            <wp:inline distT="0" distB="0" distL="0" distR="0" wp14:anchorId="38F30881" wp14:editId="64FFB0B5">
              <wp:extent cx="5731510" cy="3223895"/>
              <wp:effectExtent l="0" t="0" r="2540" b="0"/>
              <wp:docPr id="15" name="Pictur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07_SectorCentrality.png"/>
                      <pic:cNvPicPr/>
                    </pic:nvPicPr>
                    <pic:blipFill>
                      <a:blip r:embed="rId1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32238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Pr="00AA6248" w:rsidR="002F0397" w:rsidP="002F0397" w:rsidRDefault="002F0397" w14:paraId="0B6B1824" w14:textId="54F089F9">
      <w:pPr>
        <w:pStyle w:val="Caption"/>
        <w:rPr>
          <w:i w:val="0"/>
        </w:rPr>
      </w:pPr>
      <w:r w:rsidRPr="00AA6248">
        <w:rPr>
          <w:i w:val="0"/>
        </w:rPr>
        <w:t xml:space="preserve">Figure </w:t>
      </w:r>
      <w:del w:author="Rosemary Oxenford" w:date="2016-03-01T09:12:00Z" w:id="18">
        <w:r w:rsidRPr="00AA6248" w:rsidDel="004C30FD" w:rsidR="00B41AD8">
          <w:rPr>
            <w:i w:val="0"/>
          </w:rPr>
          <w:fldChar w:fldCharType="begin"/>
        </w:r>
        <w:r w:rsidRPr="00AA6248" w:rsidDel="004C30FD" w:rsidR="00B41AD8">
          <w:rPr>
            <w:i w:val="0"/>
          </w:rPr>
          <w:delInstrText xml:space="preserve"> SEQ Figure \* ARABIC </w:delInstrText>
        </w:r>
        <w:r w:rsidRPr="00AA6248" w:rsidDel="004C30FD" w:rsidR="00B41AD8">
          <w:rPr>
            <w:i w:val="0"/>
          </w:rPr>
          <w:fldChar w:fldCharType="separate"/>
        </w:r>
        <w:r w:rsidRPr="00AA6248" w:rsidDel="004C30FD" w:rsidR="00D27B82">
          <w:rPr>
            <w:i w:val="0"/>
            <w:noProof/>
          </w:rPr>
          <w:delText>7</w:delText>
        </w:r>
        <w:r w:rsidRPr="00AA6248" w:rsidDel="004C30FD" w:rsidR="00B41AD8">
          <w:rPr>
            <w:i w:val="0"/>
            <w:noProof/>
          </w:rPr>
          <w:fldChar w:fldCharType="end"/>
        </w:r>
      </w:del>
      <w:ins w:author="Rosemary Oxenford" w:date="2016-03-01T09:12:00Z" w:id="19">
        <w:r w:rsidR="004C30FD">
          <w:rPr>
            <w:i w:val="0"/>
          </w:rPr>
          <w:t>8</w:t>
        </w:r>
      </w:ins>
      <w:r w:rsidR="0012616E">
        <w:rPr>
          <w:i w:val="0"/>
        </w:rPr>
        <w:t>.</w:t>
      </w:r>
      <w:r w:rsidRPr="00AA6248">
        <w:rPr>
          <w:i w:val="0"/>
        </w:rPr>
        <w:t xml:space="preserve"> </w:t>
      </w:r>
      <w:r w:rsidR="00A233BA">
        <w:rPr>
          <w:i w:val="0"/>
        </w:rPr>
        <w:t>C</w:t>
      </w:r>
      <w:r w:rsidRPr="00AA6248">
        <w:rPr>
          <w:i w:val="0"/>
        </w:rPr>
        <w:t xml:space="preserve">entral node </w:t>
      </w:r>
      <w:r w:rsidR="00A233BA">
        <w:rPr>
          <w:i w:val="0"/>
        </w:rPr>
        <w:t xml:space="preserve">tracking over </w:t>
      </w:r>
      <w:r w:rsidRPr="00AA6248">
        <w:rPr>
          <w:i w:val="0"/>
        </w:rPr>
        <w:t>the rolling window computations</w:t>
      </w:r>
      <w:r w:rsidR="0012616E">
        <w:rPr>
          <w:i w:val="0"/>
        </w:rPr>
        <w:t>.</w:t>
      </w:r>
    </w:p>
    <w:p w:rsidR="00F34B7F" w:rsidP="00F34B7F" w:rsidRDefault="00F34B7F" w14:paraId="0B6B1825" w14:textId="77777777">
      <w:pPr>
        <w:rPr>
          <w:b/>
        </w:rPr>
      </w:pPr>
      <w:r>
        <w:rPr>
          <w:b/>
        </w:rPr>
        <w:t>Quantifying Dependencies with Alternative Distance Metrics</w:t>
      </w:r>
    </w:p>
    <w:p w:rsidR="00F34B7F" w:rsidP="00F34B7F" w:rsidRDefault="00F34B7F" w14:paraId="0B6B1826" w14:textId="5F168134">
      <w:r>
        <w:t xml:space="preserve">Although correlation is simple to </w:t>
      </w:r>
      <w:r w:rsidR="00254EAF">
        <w:t>interpret</w:t>
      </w:r>
      <w:r>
        <w:t xml:space="preserve"> and compute, it may not describe the complex nature of dependencies between financial variables</w:t>
      </w:r>
      <w:r w:rsidRPr="0012616E" w:rsidR="0012616E">
        <w:t xml:space="preserve"> </w:t>
      </w:r>
      <w:r w:rsidR="0012616E">
        <w:t>completely</w:t>
      </w:r>
      <w:r>
        <w:t xml:space="preserve">. In [5], the author uses a metric based on the statistical concepts of entropy and mutual information theory. </w:t>
      </w:r>
      <w:r w:rsidR="002D049C">
        <w:t xml:space="preserve">If </w:t>
      </w:r>
      <w:r w:rsidRPr="002D049C" w:rsidR="002D049C">
        <w:rPr>
          <w:i/>
        </w:rPr>
        <w:t>f</w:t>
      </w:r>
      <w:r w:rsidRPr="002D049C" w:rsidR="002D049C">
        <w:rPr>
          <w:i/>
          <w:vertAlign w:val="subscript"/>
        </w:rPr>
        <w:t>X</w:t>
      </w:r>
      <w:r w:rsidR="002D049C">
        <w:t xml:space="preserve"> is the probability density function of a random variable X, then the entropy of X is</w:t>
      </w:r>
    </w:p>
    <w:p w:rsidR="00D15923" w:rsidRDefault="003D407F" w14:paraId="0B6B1827" w14:textId="77777777">
      <w:pPr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dx</m:t>
                  </m:r>
                </m:e>
              </m:func>
            </m:e>
          </m:nary>
          <m:r>
            <w:rPr>
              <w:rFonts w:ascii="Cambria Math" w:hAnsi="Cambria Math"/>
            </w:rPr>
            <m:t>.</m:t>
          </m:r>
        </m:oMath>
      </m:oMathPara>
    </w:p>
    <w:p w:rsidR="007C1399" w:rsidRDefault="0012616E" w14:paraId="0B6B1828" w14:textId="7D6792BC">
      <w:r>
        <w:lastRenderedPageBreak/>
        <w:t>W</w:t>
      </w:r>
      <w:r w:rsidR="008F0D22">
        <w:t xml:space="preserve">e can think of the entropy as a measure of the disorder, or randomness, of the variable. A high entropy indicates a </w:t>
      </w:r>
      <w:r w:rsidR="00E41145">
        <w:t>high</w:t>
      </w:r>
      <w:r w:rsidR="008F0D22">
        <w:t xml:space="preserve"> degree of disorder.</w:t>
      </w:r>
      <w:r w:rsidR="00E41145">
        <w:t xml:space="preserve"> </w:t>
      </w:r>
      <w:r w:rsidR="00904313">
        <w:t xml:space="preserve">Similarly, if we have two random variables X and Y with </w:t>
      </w:r>
      <w:r w:rsidR="008F0D22">
        <w:t>joint</w:t>
      </w:r>
      <w:r w:rsidR="00904313">
        <w:t xml:space="preserve"> densit</w:t>
      </w:r>
      <w:r w:rsidR="008F0D22">
        <w:t>y</w:t>
      </w:r>
      <w:r w:rsidR="00904313">
        <w:t xml:space="preserve"> </w:t>
      </w:r>
      <w:r w:rsidRPr="00904313" w:rsidR="00904313">
        <w:rPr>
          <w:i/>
        </w:rPr>
        <w:t>f</w:t>
      </w:r>
      <w:r w:rsidRPr="00904313" w:rsidR="00904313">
        <w:rPr>
          <w:i/>
          <w:vertAlign w:val="subscript"/>
        </w:rPr>
        <w:t>X</w:t>
      </w:r>
      <w:r w:rsidR="008F0D22">
        <w:rPr>
          <w:i/>
          <w:vertAlign w:val="subscript"/>
        </w:rPr>
        <w:t>,Y</w:t>
      </w:r>
      <w:r w:rsidR="008F0D22">
        <w:t xml:space="preserve">, </w:t>
      </w:r>
      <w:r w:rsidR="00904313">
        <w:t>then the mutual entropy of X and Y is</w:t>
      </w:r>
    </w:p>
    <w:p w:rsidRPr="00904313" w:rsidR="00904313" w:rsidRDefault="003D407F" w14:paraId="0B6B1829" w14:textId="7777777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X,Y</m:t>
              </m:r>
            </m:sub>
          </m:sSub>
          <m:r>
            <w:rPr>
              <w:rFonts w:ascii="Cambria Math" w:hAnsi="Cambria Math"/>
            </w:rPr>
            <m:t>=-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X,Y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 y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X,Y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 y</m:t>
                      </m:r>
                    </m:e>
                  </m:d>
                  <m:r>
                    <w:rPr>
                      <w:rFonts w:ascii="Cambria Math" w:hAnsi="Cambria Math"/>
                    </w:rPr>
                    <m:t>dxdy</m:t>
                  </m:r>
                </m:e>
              </m:func>
            </m:e>
          </m:nary>
        </m:oMath>
      </m:oMathPara>
    </w:p>
    <w:p w:rsidR="007C1399" w:rsidRDefault="00E41145" w14:paraId="0B6B182A" w14:textId="77777777">
      <w:r>
        <w:t xml:space="preserve">The </w:t>
      </w:r>
      <w:r w:rsidRPr="00E41145">
        <w:rPr>
          <w:i/>
        </w:rPr>
        <w:t>mutual information</w:t>
      </w:r>
      <w:r>
        <w:rPr>
          <w:i/>
        </w:rPr>
        <w:t xml:space="preserve"> content</w:t>
      </w:r>
      <w:r>
        <w:t xml:space="preserve"> of X and Y is defined </w:t>
      </w:r>
      <w:r w:rsidR="008804C1">
        <w:t>as</w:t>
      </w:r>
    </w:p>
    <w:p w:rsidR="00C31AA7" w:rsidRDefault="003D407F" w14:paraId="0B6B182B" w14:textId="7777777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X,Y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X,Y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:rsidR="00E41145" w:rsidRDefault="00C31AA7" w14:paraId="0B6B182C" w14:textId="77777777">
      <w:pPr>
        <w:rPr>
          <w:rFonts w:eastAsiaTheme="minorEastAsia"/>
        </w:rPr>
      </w:pPr>
      <w:r>
        <w:rPr>
          <w:rFonts w:eastAsiaTheme="minorEastAsia"/>
        </w:rPr>
        <w:t>Mutual information can be</w:t>
      </w:r>
      <w:r w:rsidR="00E41145">
        <w:rPr>
          <w:rFonts w:eastAsiaTheme="minorEastAsia"/>
        </w:rPr>
        <w:t xml:space="preserve"> converted into a distance using the formula</w:t>
      </w:r>
    </w:p>
    <w:p w:rsidR="00C31AA7" w:rsidRDefault="003D407F" w14:paraId="0B6B182D" w14:textId="7777777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t>d</m:t>
              </m:r>
            </m:e>
            <m:sub>
              <m:r>
                <w:rPr>
                  <w:rFonts w:ascii="Cambria Math" w:hAnsi="Cambria Math" w:eastAsiaTheme="minorEastAsia"/>
                </w:rPr>
                <m:t>X,Y</m:t>
              </m:r>
            </m:sub>
          </m:sSub>
          <m:r>
            <w:rPr>
              <w:rFonts w:ascii="Cambria Math" w:hAnsi="Cambria Math" w:eastAsiaTheme="minorEastAsia"/>
            </w:rPr>
            <m:t>=1-</m:t>
          </m:r>
          <m:rad>
            <m:radPr>
              <m:degHide m:val="1"/>
              <m:ctrlPr>
                <w:rPr>
                  <w:rFonts w:ascii="Cambria Math" w:hAnsi="Cambria Math" w:eastAsiaTheme="minorEastAsia"/>
                  <w:i/>
                </w:rPr>
              </m:ctrlPr>
            </m:radPr>
            <m:deg/>
            <m:e>
              <m:r>
                <w:rPr>
                  <w:rFonts w:ascii="Cambria Math" w:hAnsi="Cambria Math" w:eastAsiaTheme="minorEastAsia"/>
                </w:rPr>
                <m:t>1-</m:t>
              </m:r>
              <m:sSup>
                <m:sSup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</w:rPr>
                    <m:t>e</m:t>
                  </m:r>
                </m:e>
                <m:sup>
                  <m:r>
                    <w:rPr>
                      <w:rFonts w:ascii="Cambria Math" w:hAnsi="Cambria Math" w:eastAsiaTheme="minorEastAsia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 w:eastAsiaTheme="minorEastAsia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Theme="minorEastAsia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eastAsiaTheme="minorEastAsia"/>
                        </w:rPr>
                        <m:t>X,Y</m:t>
                      </m:r>
                    </m:sub>
                  </m:sSub>
                </m:sup>
              </m:sSup>
              <m:r>
                <w:rPr>
                  <w:rFonts w:ascii="Cambria Math" w:hAnsi="Cambria Math" w:eastAsiaTheme="minorEastAsia"/>
                </w:rPr>
                <m:t>.</m:t>
              </m:r>
            </m:e>
          </m:rad>
        </m:oMath>
      </m:oMathPara>
    </w:p>
    <w:p w:rsidR="005859EB" w:rsidRDefault="00843735" w14:paraId="0B6B182E" w14:textId="181F1688">
      <w:r>
        <w:t>N</w:t>
      </w:r>
      <w:r w:rsidR="00C31AA7">
        <w:t xml:space="preserve">ote that the maximum distance is </w:t>
      </w:r>
      <w:r w:rsidR="00911D6F">
        <w:t>one</w:t>
      </w:r>
      <w:r w:rsidR="0012616E">
        <w:t>. T</w:t>
      </w:r>
      <w:r w:rsidR="00C31AA7">
        <w:t xml:space="preserve">his </w:t>
      </w:r>
      <w:r w:rsidR="0012616E">
        <w:t xml:space="preserve">result </w:t>
      </w:r>
      <w:r w:rsidR="00C31AA7">
        <w:t xml:space="preserve">is </w:t>
      </w:r>
      <w:r w:rsidR="006B157F">
        <w:t xml:space="preserve">only </w:t>
      </w:r>
      <w:r w:rsidR="00C31AA7">
        <w:t xml:space="preserve">achieved if </w:t>
      </w:r>
      <w:r w:rsidR="007752D2">
        <w:t xml:space="preserve">the mutual information content of </w:t>
      </w:r>
      <w:r w:rsidR="00C31AA7">
        <w:t xml:space="preserve">X and Y </w:t>
      </w:r>
      <w:r w:rsidR="007752D2">
        <w:t>is zero, which</w:t>
      </w:r>
      <w:r w:rsidR="0012616E">
        <w:t>,</w:t>
      </w:r>
      <w:r w:rsidR="007752D2">
        <w:t xml:space="preserve"> in turn</w:t>
      </w:r>
      <w:r w:rsidR="0012616E">
        <w:t>,</w:t>
      </w:r>
      <w:r w:rsidR="007752D2">
        <w:t xml:space="preserve"> </w:t>
      </w:r>
      <w:r w:rsidR="0026615F">
        <w:t xml:space="preserve">only </w:t>
      </w:r>
      <w:r w:rsidR="007752D2">
        <w:t xml:space="preserve">occurs  if X and Y </w:t>
      </w:r>
      <w:r w:rsidR="00C31AA7">
        <w:t>are independent</w:t>
      </w:r>
      <w:r w:rsidR="000764A9">
        <w:t xml:space="preserve"> [5]</w:t>
      </w:r>
      <w:r w:rsidR="00C31AA7">
        <w:t xml:space="preserve">. </w:t>
      </w:r>
      <w:r w:rsidR="00832FB4">
        <w:t>If X and Y are closely related, then their mutual information content is large</w:t>
      </w:r>
      <w:r w:rsidR="0012616E">
        <w:t>,</w:t>
      </w:r>
      <w:r w:rsidR="00832FB4">
        <w:t xml:space="preserve"> and consequently</w:t>
      </w:r>
      <w:r w:rsidR="0012616E">
        <w:t>,</w:t>
      </w:r>
      <w:r w:rsidR="00911D6F">
        <w:t xml:space="preserve"> the distance is close to zero.</w:t>
      </w:r>
      <w:r w:rsidR="008646BB">
        <w:t xml:space="preserve"> </w:t>
      </w:r>
    </w:p>
    <w:p w:rsidR="0012616E" w:rsidRDefault="008646BB" w14:paraId="12D631A9" w14:textId="7BB02CF4">
      <w:r>
        <w:t>We can estimate the joint density of two random variables in MATLAB using the</w:t>
      </w:r>
      <w:r w:rsidR="00AA6248">
        <w:t xml:space="preserve"> Statistics and Machine Learning Toolbox function</w:t>
      </w:r>
      <w:r>
        <w:t xml:space="preserve"> </w:t>
      </w:r>
      <w:r w:rsidRPr="008646BB">
        <w:rPr>
          <w:rFonts w:ascii="Courier New" w:hAnsi="Courier New" w:cs="Courier New"/>
        </w:rPr>
        <w:t>ksdensity</w:t>
      </w:r>
      <w:r w:rsidR="00AA6248">
        <w:rPr>
          <w:rFonts w:ascii="Courier New" w:hAnsi="Courier New" w:cs="Courier New"/>
        </w:rPr>
        <w:t>.</w:t>
      </w:r>
      <w:r>
        <w:t xml:space="preserve">  </w:t>
      </w:r>
      <w:r w:rsidR="00AA6248">
        <w:t>This technique</w:t>
      </w:r>
      <w:r>
        <w:t xml:space="preserve"> has the advantage of avoiding any distributional assumptions on the data. </w:t>
      </w:r>
    </w:p>
    <w:p w:rsidRPr="008646BB" w:rsidR="00E41145" w:rsidRDefault="008646BB" w14:paraId="0B6B182F" w14:textId="3E3BD1B3">
      <w:r>
        <w:t xml:space="preserve">Assuming that X and Y are the return series for two sectors, </w:t>
      </w:r>
      <w:r w:rsidR="00533803">
        <w:t>sample</w:t>
      </w:r>
      <w:r>
        <w:t xml:space="preserve"> code for computing </w:t>
      </w:r>
      <w:r w:rsidRPr="008646BB">
        <w:rPr>
          <w:i/>
        </w:rPr>
        <w:t>H</w:t>
      </w:r>
      <w:r w:rsidRPr="008646BB">
        <w:rPr>
          <w:i/>
          <w:vertAlign w:val="subscript"/>
        </w:rPr>
        <w:t>X,Y</w:t>
      </w:r>
      <w:r>
        <w:rPr>
          <w:i/>
        </w:rPr>
        <w:t xml:space="preserve"> </w:t>
      </w:r>
      <w:r>
        <w:t>is as follows:</w:t>
      </w:r>
    </w:p>
    <w:p w:rsidRPr="008646BB" w:rsidR="008646BB" w:rsidP="008646BB" w:rsidRDefault="008646BB" w14:paraId="0B6B1830" w14:textId="77777777">
      <w:pPr>
        <w:rPr>
          <w:rFonts w:ascii="Courier New" w:hAnsi="Courier New" w:cs="Courier New"/>
        </w:rPr>
      </w:pPr>
      <w:r w:rsidRPr="008646BB">
        <w:rPr>
          <w:rFonts w:ascii="Courier New" w:hAnsi="Courier New" w:cs="Courier New"/>
        </w:rPr>
        <w:t>x = linspace(min(X), max(X), 250);</w:t>
      </w:r>
    </w:p>
    <w:p w:rsidRPr="008646BB" w:rsidR="008646BB" w:rsidP="008646BB" w:rsidRDefault="008646BB" w14:paraId="0B6B1831" w14:textId="77777777">
      <w:pPr>
        <w:rPr>
          <w:rFonts w:ascii="Courier New" w:hAnsi="Courier New" w:cs="Courier New"/>
        </w:rPr>
      </w:pPr>
      <w:r w:rsidRPr="008646BB">
        <w:rPr>
          <w:rFonts w:ascii="Courier New" w:hAnsi="Courier New" w:cs="Courier New"/>
        </w:rPr>
        <w:t>y = linspace(min(Y), max(Y), 250);</w:t>
      </w:r>
    </w:p>
    <w:p w:rsidRPr="008646BB" w:rsidR="008646BB" w:rsidP="008646BB" w:rsidRDefault="008646BB" w14:paraId="0B6B1832" w14:textId="77777777">
      <w:pPr>
        <w:rPr>
          <w:rFonts w:ascii="Courier New" w:hAnsi="Courier New" w:cs="Courier New"/>
        </w:rPr>
      </w:pPr>
      <w:r w:rsidRPr="008646BB">
        <w:rPr>
          <w:rFonts w:ascii="Courier New" w:hAnsi="Courier New" w:cs="Courier New"/>
        </w:rPr>
        <w:t>[Xgrid, Ygrid] = meshgrid(x, y);</w:t>
      </w:r>
    </w:p>
    <w:p w:rsidRPr="008646BB" w:rsidR="008646BB" w:rsidP="008646BB" w:rsidRDefault="008646BB" w14:paraId="0B6B1833" w14:textId="77777777">
      <w:pPr>
        <w:rPr>
          <w:rFonts w:ascii="Courier New" w:hAnsi="Courier New" w:cs="Courier New"/>
        </w:rPr>
      </w:pPr>
      <w:r w:rsidRPr="008646BB">
        <w:rPr>
          <w:rFonts w:ascii="Courier New" w:hAnsi="Courier New" w:cs="Courier New"/>
        </w:rPr>
        <w:t>pts = [Xgrid(:), Ygrid(:)];</w:t>
      </w:r>
    </w:p>
    <w:p w:rsidRPr="008646BB" w:rsidR="008646BB" w:rsidP="008646BB" w:rsidRDefault="008646BB" w14:paraId="0B6B1834" w14:textId="77777777">
      <w:pPr>
        <w:rPr>
          <w:rFonts w:ascii="Courier New" w:hAnsi="Courier New" w:cs="Courier New"/>
        </w:rPr>
      </w:pPr>
      <w:r w:rsidRPr="008646BB">
        <w:rPr>
          <w:rFonts w:ascii="Courier New" w:hAnsi="Courier New" w:cs="Courier New"/>
        </w:rPr>
        <w:t>fXY = ksdensity([X, Y], pts);</w:t>
      </w:r>
    </w:p>
    <w:p w:rsidRPr="008646BB" w:rsidR="008646BB" w:rsidP="008646BB" w:rsidRDefault="008646BB" w14:paraId="0B6B1835" w14:textId="77777777">
      <w:pPr>
        <w:rPr>
          <w:rFonts w:ascii="Courier New" w:hAnsi="Courier New" w:cs="Courier New"/>
        </w:rPr>
      </w:pPr>
      <w:r w:rsidRPr="008646BB">
        <w:rPr>
          <w:rFonts w:ascii="Courier New" w:hAnsi="Courier New" w:cs="Courier New"/>
        </w:rPr>
        <w:t>fXY = reshape(fXY, size(Xgrid));</w:t>
      </w:r>
    </w:p>
    <w:p w:rsidRPr="008646BB" w:rsidR="008646BB" w:rsidP="008646BB" w:rsidRDefault="008646BB" w14:paraId="0B6B1836" w14:textId="77777777">
      <w:pPr>
        <w:rPr>
          <w:rFonts w:ascii="Courier New" w:hAnsi="Courier New" w:cs="Courier New"/>
        </w:rPr>
      </w:pPr>
      <w:r w:rsidRPr="008646BB">
        <w:rPr>
          <w:rFonts w:ascii="Courier New" w:hAnsi="Courier New" w:cs="Courier New"/>
        </w:rPr>
        <w:t>integrandXY = fXY .* log(fXY);</w:t>
      </w:r>
    </w:p>
    <w:p w:rsidRPr="008646BB" w:rsidR="008646BB" w:rsidP="008646BB" w:rsidRDefault="008646BB" w14:paraId="0B6B1837" w14:textId="77777777">
      <w:pPr>
        <w:rPr>
          <w:rFonts w:ascii="Courier New" w:hAnsi="Courier New" w:cs="Courier New"/>
        </w:rPr>
      </w:pPr>
      <w:r w:rsidRPr="008646BB">
        <w:rPr>
          <w:rFonts w:ascii="Courier New" w:hAnsi="Courier New" w:cs="Courier New"/>
        </w:rPr>
        <w:t>integrandXY(isnan(integrandXY)) = 0;</w:t>
      </w:r>
    </w:p>
    <w:p w:rsidRPr="008646BB" w:rsidR="008646BB" w:rsidP="008646BB" w:rsidRDefault="008646BB" w14:paraId="0B6B1838" w14:textId="77777777">
      <w:pPr>
        <w:rPr>
          <w:rFonts w:ascii="Courier New" w:hAnsi="Courier New" w:cs="Courier New"/>
        </w:rPr>
      </w:pPr>
      <w:r w:rsidRPr="008646BB">
        <w:rPr>
          <w:rFonts w:ascii="Courier New" w:hAnsi="Courier New" w:cs="Courier New"/>
        </w:rPr>
        <w:t>HXY = - trapz(y, trapz(x, integrandXY, 2));</w:t>
      </w:r>
    </w:p>
    <w:p w:rsidR="00843735" w:rsidRDefault="008646BB" w14:paraId="7540F9FD" w14:textId="77777777">
      <w:r>
        <w:t xml:space="preserve">This code estimates the joint density of X and Y over a 250-by-250 lattice and then computes the double integral defining </w:t>
      </w:r>
      <w:r w:rsidRPr="008646BB">
        <w:rPr>
          <w:i/>
        </w:rPr>
        <w:t>H</w:t>
      </w:r>
      <w:r w:rsidRPr="008646BB">
        <w:rPr>
          <w:i/>
          <w:vertAlign w:val="subscript"/>
        </w:rPr>
        <w:t>X,Y</w:t>
      </w:r>
      <w:r>
        <w:rPr>
          <w:vertAlign w:val="subscript"/>
        </w:rPr>
        <w:t xml:space="preserve"> </w:t>
      </w:r>
      <w:r>
        <w:t xml:space="preserve"> using the </w:t>
      </w:r>
      <w:r w:rsidRPr="008646BB">
        <w:rPr>
          <w:rFonts w:ascii="Courier New" w:hAnsi="Courier New" w:cs="Courier New"/>
        </w:rPr>
        <w:t>trapz</w:t>
      </w:r>
      <w:r>
        <w:t xml:space="preserve"> function to perform numerical trapezoidal integration. Some </w:t>
      </w:r>
      <w:r w:rsidRPr="000716B1">
        <w:rPr>
          <w:rFonts w:ascii="Courier New" w:hAnsi="Courier New" w:cs="Courier New"/>
        </w:rPr>
        <w:t>NaN</w:t>
      </w:r>
      <w:r>
        <w:t xml:space="preserve"> values occur in the integrand if the estimated values for </w:t>
      </w:r>
      <w:r w:rsidRPr="005B4B52">
        <w:rPr>
          <w:i/>
        </w:rPr>
        <w:t>f</w:t>
      </w:r>
      <w:r w:rsidRPr="005B4B52">
        <w:rPr>
          <w:i/>
          <w:vertAlign w:val="subscript"/>
        </w:rPr>
        <w:t>X,Y</w:t>
      </w:r>
      <w:r>
        <w:t xml:space="preserve"> are </w:t>
      </w:r>
      <w:r w:rsidR="005B4B52">
        <w:t>zero</w:t>
      </w:r>
      <w:r w:rsidR="0026615F">
        <w:t>. W</w:t>
      </w:r>
      <w:r w:rsidR="005B4B52">
        <w:t xml:space="preserve">e </w:t>
      </w:r>
      <w:r w:rsidR="0026615F">
        <w:t xml:space="preserve">will </w:t>
      </w:r>
      <w:r w:rsidR="005B4B52">
        <w:t>set these to zero before integrating.</w:t>
      </w:r>
      <w:r w:rsidR="000D788B">
        <w:t xml:space="preserve"> </w:t>
      </w:r>
    </w:p>
    <w:p w:rsidR="00421C79" w:rsidRDefault="0026615F" w14:paraId="0B6B1839" w14:textId="05983109">
      <w:r>
        <w:t xml:space="preserve">Figure </w:t>
      </w:r>
      <w:ins w:author="Rosemary Oxenford" w:date="2016-03-01T09:12:00Z" w:id="20">
        <w:r w:rsidR="004C30FD">
          <w:t>9</w:t>
        </w:r>
      </w:ins>
      <w:del w:author="Rosemary Oxenford" w:date="2016-03-01T09:12:00Z" w:id="21">
        <w:r w:rsidDel="004C30FD">
          <w:delText>8</w:delText>
        </w:r>
      </w:del>
      <w:r>
        <w:t xml:space="preserve"> shows t</w:t>
      </w:r>
      <w:r w:rsidR="00421C79">
        <w:t>he estimated joint density for the first two sectors, basic materials and consumer goods.</w:t>
      </w:r>
    </w:p>
    <w:p w:rsidR="00421C79" w:rsidP="00421C79" w:rsidRDefault="00421C79" w14:paraId="0B6B183A" w14:textId="77777777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0B6B1890" wp14:editId="0B6B1891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8_Density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A6248" w:rsidR="00421C79" w:rsidP="00421C79" w:rsidRDefault="00421C79" w14:paraId="0B6B183B" w14:textId="399A3B42">
      <w:pPr>
        <w:pStyle w:val="Caption"/>
        <w:rPr>
          <w:i w:val="0"/>
        </w:rPr>
      </w:pPr>
      <w:r w:rsidRPr="00AA6248">
        <w:rPr>
          <w:i w:val="0"/>
        </w:rPr>
        <w:t xml:space="preserve">Figure </w:t>
      </w:r>
      <w:del w:author="Rosemary Oxenford" w:date="2016-03-01T09:12:00Z" w:id="22">
        <w:r w:rsidRPr="00AA6248" w:rsidDel="004C30FD" w:rsidR="002A721B">
          <w:rPr>
            <w:i w:val="0"/>
          </w:rPr>
          <w:fldChar w:fldCharType="begin"/>
        </w:r>
        <w:r w:rsidRPr="00AA6248" w:rsidDel="004C30FD" w:rsidR="002A721B">
          <w:rPr>
            <w:i w:val="0"/>
          </w:rPr>
          <w:delInstrText xml:space="preserve"> SEQ Figure \* ARABIC </w:delInstrText>
        </w:r>
        <w:r w:rsidRPr="00AA6248" w:rsidDel="004C30FD" w:rsidR="002A721B">
          <w:rPr>
            <w:i w:val="0"/>
          </w:rPr>
          <w:fldChar w:fldCharType="separate"/>
        </w:r>
        <w:r w:rsidRPr="00AA6248" w:rsidDel="004C30FD" w:rsidR="00D27B82">
          <w:rPr>
            <w:i w:val="0"/>
            <w:noProof/>
          </w:rPr>
          <w:delText>8</w:delText>
        </w:r>
        <w:r w:rsidRPr="00AA6248" w:rsidDel="004C30FD" w:rsidR="002A721B">
          <w:rPr>
            <w:i w:val="0"/>
            <w:noProof/>
          </w:rPr>
          <w:fldChar w:fldCharType="end"/>
        </w:r>
      </w:del>
      <w:ins w:author="Rosemary Oxenford" w:date="2016-03-01T09:12:00Z" w:id="23">
        <w:r w:rsidR="004C30FD">
          <w:rPr>
            <w:i w:val="0"/>
          </w:rPr>
          <w:t>9</w:t>
        </w:r>
      </w:ins>
      <w:r w:rsidR="0026615F">
        <w:rPr>
          <w:i w:val="0"/>
        </w:rPr>
        <w:t>.</w:t>
      </w:r>
      <w:r w:rsidRPr="00AA6248">
        <w:rPr>
          <w:i w:val="0"/>
        </w:rPr>
        <w:t xml:space="preserve"> Estimated joint density function for the first two industrial sectors</w:t>
      </w:r>
      <w:r w:rsidR="0026615F">
        <w:rPr>
          <w:i w:val="0"/>
        </w:rPr>
        <w:t>.</w:t>
      </w:r>
    </w:p>
    <w:p w:rsidR="008646BB" w:rsidRDefault="000D788B" w14:paraId="0B6B183C" w14:textId="555471C5">
      <w:r>
        <w:t xml:space="preserve">We use a similar approach to estimate </w:t>
      </w:r>
      <w:r w:rsidRPr="000D788B">
        <w:rPr>
          <w:i/>
        </w:rPr>
        <w:t>H</w:t>
      </w:r>
      <w:r w:rsidRPr="000D788B">
        <w:rPr>
          <w:i/>
          <w:vertAlign w:val="subscript"/>
        </w:rPr>
        <w:t>X</w:t>
      </w:r>
      <w:r>
        <w:rPr>
          <w:vertAlign w:val="subscript"/>
        </w:rPr>
        <w:t xml:space="preserve"> </w:t>
      </w:r>
      <w:r>
        <w:t xml:space="preserve">and </w:t>
      </w:r>
      <w:r w:rsidRPr="000D788B">
        <w:rPr>
          <w:i/>
        </w:rPr>
        <w:t>H</w:t>
      </w:r>
      <w:r w:rsidRPr="000D788B">
        <w:rPr>
          <w:i/>
          <w:vertAlign w:val="subscript"/>
        </w:rPr>
        <w:t>Y</w:t>
      </w:r>
      <w:r>
        <w:t xml:space="preserve">, and then compute the information distance </w:t>
      </w:r>
      <w:r w:rsidRPr="000D788B">
        <w:rPr>
          <w:i/>
        </w:rPr>
        <w:t>d</w:t>
      </w:r>
      <w:r w:rsidRPr="000D788B">
        <w:rPr>
          <w:i/>
          <w:vertAlign w:val="subscript"/>
        </w:rPr>
        <w:t>X,Y</w:t>
      </w:r>
      <w:r>
        <w:t xml:space="preserve">. Estimating the joint density function </w:t>
      </w:r>
      <w:r w:rsidR="00AD393C">
        <w:t xml:space="preserve">over a fine lattice </w:t>
      </w:r>
      <w:r>
        <w:t xml:space="preserve">can be a time-consuming process, so we use the </w:t>
      </w:r>
      <w:r w:rsidRPr="000D788B">
        <w:rPr>
          <w:rFonts w:ascii="Courier New" w:hAnsi="Courier New" w:cs="Courier New"/>
        </w:rPr>
        <w:t>parfor</w:t>
      </w:r>
      <w:r>
        <w:t xml:space="preserve"> construct </w:t>
      </w:r>
      <w:r w:rsidR="00AA6248">
        <w:t>in Parallel Computing Toolbox</w:t>
      </w:r>
      <w:r w:rsidRPr="00927559" w:rsidR="00AA6248">
        <w:rPr>
          <w:vertAlign w:val="superscript"/>
        </w:rPr>
        <w:t>TM</w:t>
      </w:r>
      <w:r w:rsidR="00AA6248">
        <w:t xml:space="preserve"> </w:t>
      </w:r>
      <w:r>
        <w:t>to estimate the pairwise distance matrix in</w:t>
      </w:r>
      <w:r w:rsidR="00533803">
        <w:t xml:space="preserve"> parallel, which requires </w:t>
      </w:r>
      <w:r w:rsidR="00533803">
        <w:rPr>
          <w:rFonts w:ascii="Courier New" w:hAnsi="Courier New" w:cs="Courier New"/>
        </w:rPr>
        <w:t>n</w:t>
      </w:r>
      <w:r w:rsidRPr="000D788B">
        <w:rPr>
          <w:rFonts w:ascii="Courier New" w:hAnsi="Courier New" w:cs="Courier New"/>
        </w:rPr>
        <w:t>Sectors(nSectors-1)/2</w:t>
      </w:r>
      <w:r>
        <w:t xml:space="preserve"> distinct distances to be computed.</w:t>
      </w:r>
      <w:r w:rsidR="00CE7D02">
        <w:t xml:space="preserve"> </w:t>
      </w:r>
      <w:r w:rsidR="007714C1">
        <w:t xml:space="preserve">Figure </w:t>
      </w:r>
      <w:ins w:author="Rosemary Oxenford" w:date="2016-03-01T09:12:00Z" w:id="24">
        <w:r w:rsidR="004C30FD">
          <w:t>10</w:t>
        </w:r>
      </w:ins>
      <w:del w:author="Rosemary Oxenford" w:date="2016-03-01T09:12:00Z" w:id="25">
        <w:r w:rsidDel="004C30FD" w:rsidR="007714C1">
          <w:delText>9</w:delText>
        </w:r>
      </w:del>
      <w:r w:rsidR="007714C1">
        <w:t xml:space="preserve"> shows t</w:t>
      </w:r>
      <w:r w:rsidR="00CE7D02">
        <w:t>he resulting MST computed using the information distance metric.</w:t>
      </w:r>
      <w:r w:rsidR="0042043E">
        <w:t xml:space="preserve"> </w:t>
      </w:r>
      <w:r w:rsidR="008633DF">
        <w:t>Consistently with the previous analysis,</w:t>
      </w:r>
      <w:del w:author="Ken Deeley" w:date="2016-02-29T22:19:00Z" w:id="26">
        <w:r w:rsidDel="00581E81" w:rsidR="008633DF">
          <w:delText xml:space="preserve"> </w:delText>
        </w:r>
        <w:r w:rsidDel="00581E81" w:rsidR="0042043E">
          <w:delText xml:space="preserve"> </w:delText>
        </w:r>
      </w:del>
      <w:r w:rsidR="0042043E">
        <w:t>the central sector is services</w:t>
      </w:r>
      <w:r w:rsidR="00843735">
        <w:t>,</w:t>
      </w:r>
      <w:r w:rsidR="008633DF">
        <w:t xml:space="preserve"> highlighted in red </w:t>
      </w:r>
      <w:r w:rsidR="00843735">
        <w:t>i</w:t>
      </w:r>
      <w:r w:rsidR="008633DF">
        <w:t xml:space="preserve">n Figure </w:t>
      </w:r>
      <w:ins w:author="Rosemary Oxenford" w:date="2016-03-01T09:12:00Z" w:id="27">
        <w:r w:rsidR="004C30FD">
          <w:t>10</w:t>
        </w:r>
      </w:ins>
      <w:del w:author="Rosemary Oxenford" w:date="2016-03-01T09:12:00Z" w:id="28">
        <w:r w:rsidDel="004C30FD" w:rsidR="008633DF">
          <w:delText>9</w:delText>
        </w:r>
      </w:del>
      <w:r w:rsidR="008633DF">
        <w:t>.</w:t>
      </w:r>
    </w:p>
    <w:p w:rsidR="00CE7D02" w:rsidP="00CE7D02" w:rsidRDefault="00CE7D02" w14:paraId="0B6B183D" w14:textId="77777777">
      <w:pPr>
        <w:keepNext/>
      </w:pPr>
      <w:r>
        <w:rPr>
          <w:noProof/>
          <w:lang w:val="en-US"/>
        </w:rPr>
        <w:drawing>
          <wp:inline distT="0" distB="0" distL="0" distR="0" wp14:anchorId="0B6B1892" wp14:editId="0B6B1893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9_InfoDistMST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633DF" w:rsidR="00CE7D02" w:rsidP="00CE7D02" w:rsidRDefault="00CE7D02" w14:paraId="0B6B183E" w14:textId="47B6AEA7">
      <w:pPr>
        <w:pStyle w:val="Caption"/>
        <w:rPr>
          <w:i w:val="0"/>
        </w:rPr>
      </w:pPr>
      <w:r w:rsidRPr="008633DF">
        <w:rPr>
          <w:i w:val="0"/>
        </w:rPr>
        <w:t xml:space="preserve">Figure </w:t>
      </w:r>
      <w:del w:author="Rosemary Oxenford" w:date="2016-03-01T09:13:00Z" w:id="29">
        <w:r w:rsidRPr="008633DF" w:rsidDel="004C30FD" w:rsidR="002A721B">
          <w:rPr>
            <w:i w:val="0"/>
          </w:rPr>
          <w:fldChar w:fldCharType="begin"/>
        </w:r>
        <w:r w:rsidRPr="008633DF" w:rsidDel="004C30FD" w:rsidR="002A721B">
          <w:rPr>
            <w:i w:val="0"/>
          </w:rPr>
          <w:delInstrText xml:space="preserve"> SEQ Figure \* ARABIC </w:delInstrText>
        </w:r>
        <w:r w:rsidRPr="008633DF" w:rsidDel="004C30FD" w:rsidR="002A721B">
          <w:rPr>
            <w:i w:val="0"/>
          </w:rPr>
          <w:fldChar w:fldCharType="separate"/>
        </w:r>
        <w:r w:rsidRPr="008633DF" w:rsidDel="004C30FD" w:rsidR="00D27B82">
          <w:rPr>
            <w:i w:val="0"/>
            <w:noProof/>
          </w:rPr>
          <w:delText>9</w:delText>
        </w:r>
        <w:r w:rsidRPr="008633DF" w:rsidDel="004C30FD" w:rsidR="002A721B">
          <w:rPr>
            <w:i w:val="0"/>
            <w:noProof/>
          </w:rPr>
          <w:fldChar w:fldCharType="end"/>
        </w:r>
      </w:del>
      <w:ins w:author="Rosemary Oxenford" w:date="2016-03-01T09:13:00Z" w:id="30">
        <w:r w:rsidR="004C30FD">
          <w:rPr>
            <w:i w:val="0"/>
          </w:rPr>
          <w:t>10</w:t>
        </w:r>
      </w:ins>
      <w:r w:rsidR="007714C1">
        <w:rPr>
          <w:i w:val="0"/>
        </w:rPr>
        <w:t>.</w:t>
      </w:r>
      <w:r w:rsidRPr="008633DF">
        <w:rPr>
          <w:i w:val="0"/>
        </w:rPr>
        <w:t xml:space="preserve"> MST computed using the information distance metric</w:t>
      </w:r>
      <w:r w:rsidR="007714C1">
        <w:rPr>
          <w:i w:val="0"/>
        </w:rPr>
        <w:t>.</w:t>
      </w:r>
    </w:p>
    <w:p w:rsidR="00141D1F" w:rsidP="00141D1F" w:rsidRDefault="00141D1F" w14:paraId="0B6B183F" w14:textId="7366F051">
      <w:pPr>
        <w:rPr>
          <w:b/>
        </w:rPr>
      </w:pPr>
      <w:r>
        <w:rPr>
          <w:b/>
        </w:rPr>
        <w:t xml:space="preserve">Modeling Risk Contagion </w:t>
      </w:r>
      <w:r w:rsidR="00843735">
        <w:rPr>
          <w:b/>
        </w:rPr>
        <w:t>U</w:t>
      </w:r>
      <w:r>
        <w:rPr>
          <w:b/>
        </w:rPr>
        <w:t>sing Hidden Markov Models</w:t>
      </w:r>
    </w:p>
    <w:p w:rsidR="008111DC" w:rsidP="00A9199C" w:rsidRDefault="00D76DED" w14:paraId="0B6B1840" w14:textId="32E0D30B">
      <w:r>
        <w:lastRenderedPageBreak/>
        <w:t xml:space="preserve">When moving from descriptive analysis to modeling, </w:t>
      </w:r>
      <w:r w:rsidR="007714C1">
        <w:t xml:space="preserve">several </w:t>
      </w:r>
      <w:r>
        <w:t xml:space="preserve">authors </w:t>
      </w:r>
      <w:r w:rsidR="007714C1">
        <w:t>use</w:t>
      </w:r>
      <w:r>
        <w:t xml:space="preserve"> statistical techniques such as hidden Markov models </w:t>
      </w:r>
      <w:r w:rsidR="009E13A9">
        <w:t xml:space="preserve">(see, for example, </w:t>
      </w:r>
      <w:r>
        <w:t>[6]</w:t>
      </w:r>
      <w:r w:rsidR="009E13A9">
        <w:t>)</w:t>
      </w:r>
      <w:r>
        <w:t xml:space="preserve">. </w:t>
      </w:r>
      <w:r w:rsidR="004D19D0">
        <w:t>R</w:t>
      </w:r>
      <w:r w:rsidR="00084359">
        <w:t>eturn</w:t>
      </w:r>
      <w:r w:rsidR="004D19D0">
        <w:t>ing</w:t>
      </w:r>
      <w:r w:rsidR="00084359">
        <w:t xml:space="preserve"> to the </w:t>
      </w:r>
      <w:r w:rsidR="004D19D0">
        <w:t xml:space="preserve">rolling window analysis, we view the </w:t>
      </w:r>
      <w:r w:rsidR="00084359">
        <w:t>number of highly</w:t>
      </w:r>
      <w:r w:rsidR="007714C1">
        <w:t xml:space="preserve"> </w:t>
      </w:r>
      <w:r w:rsidR="00084359">
        <w:t xml:space="preserve">correlated sector pairs as a </w:t>
      </w:r>
      <w:r w:rsidR="00AB0101">
        <w:t>basic</w:t>
      </w:r>
      <w:r w:rsidR="00480D8E">
        <w:t xml:space="preserve"> </w:t>
      </w:r>
      <w:r w:rsidR="00084359">
        <w:t>proxy for the level of risk contagion present in the market.</w:t>
      </w:r>
      <w:r w:rsidR="0091769D">
        <w:t xml:space="preserve"> </w:t>
      </w:r>
    </w:p>
    <w:p w:rsidR="008111DC" w:rsidP="00A9199C" w:rsidRDefault="0091769D" w14:paraId="0B6B1841" w14:textId="7A134F0B">
      <w:r>
        <w:t>For simplicity,</w:t>
      </w:r>
      <w:r w:rsidR="007714C1">
        <w:t xml:space="preserve"> we’ll</w:t>
      </w:r>
      <w:del w:author="Ken Deeley" w:date="2016-02-29T22:19:00Z" w:id="31">
        <w:r w:rsidDel="00581E81" w:rsidR="007714C1">
          <w:delText xml:space="preserve"> </w:delText>
        </w:r>
      </w:del>
      <w:r>
        <w:t xml:space="preserve"> assume that three latent, unobserved risk contagion levels</w:t>
      </w:r>
      <w:r w:rsidR="00446C02">
        <w:t>,</w:t>
      </w:r>
      <w:r w:rsidR="00581E81">
        <w:t xml:space="preserve"> which we name</w:t>
      </w:r>
      <w:r>
        <w:t xml:space="preserve"> “low”, “medium” and “high</w:t>
      </w:r>
      <w:r w:rsidR="00843735">
        <w:t>,</w:t>
      </w:r>
      <w:r>
        <w:t>”</w:t>
      </w:r>
      <w:r w:rsidR="00581E81">
        <w:t xml:space="preserve"> </w:t>
      </w:r>
      <w:r w:rsidR="006B157F">
        <w:t xml:space="preserve">make up </w:t>
      </w:r>
      <w:r w:rsidR="00402433">
        <w:t xml:space="preserve">the states of a hidden Markov chain. </w:t>
      </w:r>
      <w:r w:rsidR="00581E81">
        <w:t>We take t</w:t>
      </w:r>
      <w:r w:rsidR="00402433">
        <w:t xml:space="preserve">he observed </w:t>
      </w:r>
      <w:r w:rsidR="004C25E6">
        <w:t xml:space="preserve">emissions </w:t>
      </w:r>
      <w:r w:rsidR="00402433">
        <w:t xml:space="preserve">sequence </w:t>
      </w:r>
      <w:r w:rsidR="00581E81">
        <w:t>from the Markov chain to be</w:t>
      </w:r>
      <w:r w:rsidR="00402433">
        <w:t xml:space="preserve"> the number of highly</w:t>
      </w:r>
      <w:r w:rsidR="007714C1">
        <w:t xml:space="preserve"> </w:t>
      </w:r>
      <w:r w:rsidR="00402433">
        <w:t>correlated sector pairs, which can range from 0 to 28.</w:t>
      </w:r>
      <w:r w:rsidR="00787FC8">
        <w:t xml:space="preserve"> </w:t>
      </w:r>
    </w:p>
    <w:p w:rsidR="00A9199C" w:rsidP="00A9199C" w:rsidRDefault="007714C1" w14:paraId="0B6B1842" w14:textId="586F7E9C">
      <w:r>
        <w:t>Figure 1</w:t>
      </w:r>
      <w:ins w:author="Rosemary Oxenford" w:date="2016-03-01T09:13:00Z" w:id="32">
        <w:r w:rsidR="004C30FD">
          <w:t>1</w:t>
        </w:r>
      </w:ins>
      <w:del w:author="Rosemary Oxenford" w:date="2016-03-01T09:13:00Z" w:id="33">
        <w:r w:rsidDel="004C30FD">
          <w:delText>0</w:delText>
        </w:r>
      </w:del>
      <w:r>
        <w:t xml:space="preserve"> shows t</w:t>
      </w:r>
      <w:r w:rsidR="00787FC8">
        <w:t>he observed data over the time period 2008</w:t>
      </w:r>
      <w:r w:rsidR="00843735">
        <w:t xml:space="preserve"> </w:t>
      </w:r>
      <w:r w:rsidR="00787FC8">
        <w:t>-</w:t>
      </w:r>
      <w:r w:rsidR="00843735">
        <w:t xml:space="preserve"> </w:t>
      </w:r>
      <w:r w:rsidR="00787FC8">
        <w:t>2013.</w:t>
      </w:r>
      <w:r w:rsidR="00A9199C">
        <w:t xml:space="preserve"> We see that there are several periods of high contagion, and </w:t>
      </w:r>
      <w:r w:rsidR="00843735">
        <w:t xml:space="preserve">that </w:t>
      </w:r>
      <w:r w:rsidR="00A9199C">
        <w:t>high contagion appears to dissipate at different rates. The lower chart shows the sequence of emission transitions</w:t>
      </w:r>
      <w:r>
        <w:t>--that is,</w:t>
      </w:r>
      <w:r w:rsidR="00A9199C">
        <w:t xml:space="preserve"> the difference</w:t>
      </w:r>
      <w:r w:rsidR="00857F7D">
        <w:t>s</w:t>
      </w:r>
      <w:r w:rsidR="00A9199C">
        <w:t xml:space="preserve"> in the numbers of highly</w:t>
      </w:r>
      <w:r>
        <w:t xml:space="preserve"> </w:t>
      </w:r>
      <w:r w:rsidR="00A9199C">
        <w:t>correlated pairs from one window to the next.</w:t>
      </w:r>
      <w:r w:rsidR="00A9199C">
        <w:rPr>
          <w:noProof/>
          <w:lang w:val="en-US"/>
        </w:rPr>
        <w:drawing>
          <wp:inline distT="0" distB="0" distL="0" distR="0" wp14:anchorId="0B6B1894" wp14:editId="0B6B1895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_ObservedEmissions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633DF" w:rsidR="00787FC8" w:rsidP="00A9199C" w:rsidRDefault="00A9199C" w14:paraId="0B6B1843" w14:noSpellErr="1" w14:textId="754D50D8">
      <w:pPr>
        <w:pStyle w:val="Caption"/>
        <w:rPr>
          <w:i w:val="0"/>
        </w:rPr>
      </w:pPr>
      <w:r w:rsidRPr="754D50D8">
        <w:rPr>
          <w:i w:val="0"/>
          <w:iCs w:val="0"/>
        </w:rPr>
        <w:t xml:space="preserve">Figure </w:t>
      </w:r>
      <w:r w:rsidRPr="754D50D8" w:rsidR="754D50D8">
        <w:rPr>
          <w:i w:val="0"/>
          <w:iCs w:val="0"/>
        </w:rPr>
        <w:t xml:space="preserve">1</w:t>
      </w:r>
      <w:del w:author="Rosemary Oxenford" w:date="2016-03-01T09:13:00Z" w:id="34">
        <w:r w:rsidRPr="008633DF" w:rsidDel="004C30FD" w:rsidR="002A721B">
          <w:rPr>
            <w:i w:val="0"/>
          </w:rPr>
          <w:fldChar w:fldCharType="begin"/>
        </w:r>
        <w:r w:rsidRPr="008633DF" w:rsidDel="004C30FD" w:rsidR="002A721B">
          <w:rPr>
            <w:i w:val="0"/>
          </w:rPr>
          <w:delInstrText xml:space="preserve"> SEQ Figure \* ARABIC </w:delInstrText>
        </w:r>
        <w:r w:rsidRPr="008633DF" w:rsidDel="004C30FD" w:rsidR="002A721B">
          <w:rPr>
            <w:i w:val="0"/>
          </w:rPr>
          <w:fldChar w:fldCharType="separate"/>
        </w:r>
        <w:r w:rsidRPr="008633DF" w:rsidDel="004C30FD" w:rsidR="00D27B82">
          <w:rPr>
            <w:i w:val="0"/>
            <w:noProof/>
          </w:rPr>
          <w:delText>10</w:delText>
        </w:r>
        <w:r w:rsidRPr="008633DF" w:rsidDel="004C30FD" w:rsidR="002A721B">
          <w:rPr>
            <w:i w:val="0"/>
            <w:noProof/>
          </w:rPr>
          <w:fldChar w:fldCharType="end"/>
        </w:r>
      </w:del>
      <w:ins w:author="Rosemary Oxenford" w:date="2016-03-01T09:13:00Z" w:id="35">
        <w:r w:rsidR="004C30FD">
          <w:rPr>
            <w:i w:val="0"/>
          </w:rPr>
          <w:t>1</w:t>
        </w:r>
      </w:ins>
      <w:r w:rsidR="007714C1">
        <w:rPr>
          <w:i w:val="0"/>
        </w:rPr>
        <w:t>.</w:t>
      </w:r>
      <w:r w:rsidRPr="008633DF">
        <w:rPr>
          <w:i w:val="0"/>
        </w:rPr>
        <w:t xml:space="preserve"> Observed sequence of highly</w:t>
      </w:r>
      <w:r w:rsidR="00843735">
        <w:rPr>
          <w:i w:val="0"/>
        </w:rPr>
        <w:t xml:space="preserve"> </w:t>
      </w:r>
      <w:r w:rsidRPr="008633DF">
        <w:rPr>
          <w:i w:val="0"/>
        </w:rPr>
        <w:t>correlated sector pairs and emission transitions</w:t>
      </w:r>
      <w:r w:rsidR="007714C1">
        <w:rPr>
          <w:i w:val="0"/>
        </w:rPr>
        <w:t>.</w:t>
      </w:r>
    </w:p>
    <w:p w:rsidR="008646BB" w:rsidRDefault="008633DF" w14:paraId="0B6B1844" w14:textId="36D33B1F">
      <w:r>
        <w:t xml:space="preserve">Statistics and Machine Learning Toolbox provides a framework for constructing hidden Markov models. </w:t>
      </w:r>
      <w:r w:rsidR="005674EB">
        <w:t xml:space="preserve">To estimate the state and emission transition matrices, we use the </w:t>
      </w:r>
      <w:r w:rsidRPr="005674EB" w:rsidR="005674EB">
        <w:rPr>
          <w:rFonts w:ascii="Courier New" w:hAnsi="Courier New" w:cs="Courier New"/>
        </w:rPr>
        <w:t>hmm</w:t>
      </w:r>
      <w:r w:rsidR="00581E81">
        <w:rPr>
          <w:rFonts w:ascii="Courier New" w:hAnsi="Courier New" w:cs="Courier New"/>
        </w:rPr>
        <w:t>train</w:t>
      </w:r>
      <w:r w:rsidR="005674EB">
        <w:t xml:space="preserve"> function, providing initial guesses </w:t>
      </w:r>
      <w:r w:rsidRPr="005674EB" w:rsidR="005674EB">
        <w:rPr>
          <w:rFonts w:ascii="Courier New" w:hAnsi="Courier New" w:cs="Courier New"/>
        </w:rPr>
        <w:t>TR</w:t>
      </w:r>
      <w:r w:rsidR="005674EB">
        <w:t xml:space="preserve"> and </w:t>
      </w:r>
      <w:r w:rsidRPr="005674EB" w:rsidR="005674EB">
        <w:rPr>
          <w:rFonts w:ascii="Courier New" w:hAnsi="Courier New" w:cs="Courier New"/>
        </w:rPr>
        <w:t>EM</w:t>
      </w:r>
      <w:r w:rsidR="005674EB">
        <w:t xml:space="preserve"> for the unknown matrices:</w:t>
      </w:r>
    </w:p>
    <w:p w:rsidR="005674EB" w:rsidRDefault="005674EB" w14:paraId="0B6B1845" w14:textId="77777777">
      <w:pPr>
        <w:rPr>
          <w:rFonts w:ascii="Courier New" w:hAnsi="Courier New" w:cs="Courier New"/>
        </w:rPr>
      </w:pPr>
      <w:r w:rsidRPr="005674EB">
        <w:rPr>
          <w:rFonts w:ascii="Courier New" w:hAnsi="Courier New" w:cs="Courier New"/>
        </w:rPr>
        <w:t>[estTR, estEM] = hmmtrain(emissions, TR, EM);</w:t>
      </w:r>
    </w:p>
    <w:p w:rsidR="005674EB" w:rsidRDefault="005674EB" w14:paraId="0B6B1846" w14:textId="1EC7DA63" w14:noSpellErr="1">
      <w:r>
        <w:rPr/>
        <w:t>To check the robustness of the estimated ma</w:t>
      </w:r>
      <w:r w:rsidR="007E64E5">
        <w:rPr/>
        <w:t xml:space="preserve">trices, we could cross-validate on subsets of the emissions vector to </w:t>
      </w:r>
      <w:del w:author="Rosemary Oxenford" w:date="2016-03-01T08:51:00Z" w:id="36">
        <w:r w:rsidDel="00446C02" w:rsidR="007E64E5">
          <w:delText xml:space="preserve">check </w:delText>
        </w:r>
      </w:del>
      <w:ins w:author="Rosemary Oxenford" w:date="2016-03-01T08:51:00Z" w:id="37">
        <w:r w:rsidR="00446C02">
          <w:rPr/>
          <w:t xml:space="preserve">make sure </w:t>
        </w:r>
      </w:ins>
      <w:r w:rsidR="007E64E5">
        <w:rPr/>
        <w:t xml:space="preserve">that the algorithm converges to the same matrices. </w:t>
      </w:r>
      <w:ins w:author="Rosemary Oxenford" w:date="2016-03-01T09:14:00Z" w:id="38">
        <w:r w:rsidR="004C30FD">
          <w:rPr/>
          <w:t xml:space="preserve">Figure 12 shows the</w:t>
        </w:r>
      </w:ins>
      <w:del w:author="Rosemary Oxenford" w:date="2016-03-01T09:14:00Z" w:id="39">
        <w:r w:rsidDel="004C30FD" w:rsidR="007E64E5">
          <w:delText xml:space="preserve">We obtain </w:delText>
        </w:r>
      </w:del>
      <w:r w:rsidR="007E64E5">
        <w:rPr/>
        <w:t xml:space="preserve"> </w:t>
      </w:r>
      <w:r w:rsidR="00CC0BE2">
        <w:rPr/>
        <w:t>Markov chain</w:t>
      </w:r>
      <w:ins w:author="Rosemary Oxenford" w:date="2016-03-01T09:15:00Z" w:id="40">
        <w:r w:rsidR="004C30FD">
          <w:rPr/>
          <w:t xml:space="preserve"> </w:t>
        </w:r>
      </w:ins>
      <w:ins w:author="Rosemary Oxenford" w:date="2016-03-01T09:14:00Z" w:id="41">
        <w:r w:rsidR="004C30FD">
          <w:rPr/>
          <w:t>obtained from the data visualized in Figure 11</w:t>
        </w:r>
      </w:ins>
      <w:r w:rsidR="00144FA3">
        <w:rPr/>
        <w:t xml:space="preserve"> </w:t>
      </w:r>
      <w:del w:author="Rosemary Oxenford" w:date="2016-03-01T09:15:00Z" w:id="42">
        <w:r w:rsidDel="004C30FD" w:rsidR="00144FA3">
          <w:delText xml:space="preserve">shown in </w:delText>
        </w:r>
        <w:r w:rsidDel="004C30FD" w:rsidR="007714C1">
          <w:delText>F</w:delText>
        </w:r>
        <w:r w:rsidDel="004C30FD" w:rsidR="00144FA3">
          <w:delText>igure 11</w:delText>
        </w:r>
      </w:del>
      <w:r w:rsidR="00144FA3">
        <w:rPr/>
        <w:t>.</w:t>
      </w:r>
      <w:ins w:author="Ken Deeley" w:date="2016-02-29T22:25:00Z" w:id="43">
        <w:r w:rsidR="003A1B8A">
          <w:rPr/>
          <w:t xml:space="preserve"> </w:t>
        </w:r>
      </w:ins>
      <w:r w:rsidR="003A1B8A">
        <w:rPr/>
        <w:t>We see that there are high probabilities of remaining in the same state</w:t>
      </w:r>
      <w:r w:rsidR="001A68E5">
        <w:rPr/>
        <w:t>, and small but non-trivial probabilities of transitioning by one level up or down. There is a negligible chance of transitioning two levels up or down in one step.</w:t>
      </w:r>
    </w:p>
    <w:tbl>
      <w:tblPr>
        <w:tblStyle w:val="TableGrid"/>
        <w:tblW w:w="0" w:type="auto"/>
        <w:tblLook w:val="04A0" w:firstRow="1" w:lastRow="0" w:firstColumn="1" w:lastColumn="0" w:noHBand="0" w:noVBand="1"/>
        <w:tblPrChange w:author="Rosemary Oxenford" w:date="2016-03-02T10:16:00Z" w:id="44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869"/>
        <w:gridCol w:w="1827"/>
        <w:gridCol w:w="1868"/>
        <w:gridCol w:w="1625"/>
        <w:gridCol w:w="1827"/>
        <w:tblGridChange w:id="45">
          <w:tblGrid>
            <w:gridCol w:w="2254"/>
            <w:gridCol w:w="2254"/>
            <w:gridCol w:w="2254"/>
            <w:gridCol w:w="2254"/>
            <w:gridCol w:w="2254"/>
          </w:tblGrid>
        </w:tblGridChange>
      </w:tblGrid>
      <w:tr w:rsidR="00D612F5" w:rsidTr="00D612F5" w14:paraId="0B6B184B" w14:textId="77777777">
        <w:tc>
          <w:tcPr>
            <w:tcW w:w="1869" w:type="dxa"/>
            <w:tcPrChange w:author="Rosemary Oxenford" w:date="2016-03-02T10:16:00Z" w:id="46">
              <w:tcPr>
                <w:tcW w:w="2254" w:type="dxa"/>
              </w:tcPr>
            </w:tcPrChange>
          </w:tcPr>
          <w:p w:rsidR="00D612F5" w:rsidRDefault="00D612F5" w14:paraId="0B6B1847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State</w:t>
            </w:r>
          </w:p>
        </w:tc>
        <w:tc>
          <w:tcPr>
            <w:tcW w:w="1827" w:type="dxa"/>
            <w:tcPrChange w:author="Rosemary Oxenford" w:date="2016-03-02T10:16:00Z" w:id="47">
              <w:tcPr>
                <w:tcW w:w="2254" w:type="dxa"/>
              </w:tcPr>
            </w:tcPrChange>
          </w:tcPr>
          <w:p w:rsidR="00D612F5" w:rsidRDefault="00D612F5" w14:paraId="0B6B1848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Low</w:t>
            </w:r>
          </w:p>
        </w:tc>
        <w:tc>
          <w:tcPr>
            <w:tcW w:w="1868" w:type="dxa"/>
            <w:tcPrChange w:author="Rosemary Oxenford" w:date="2016-03-02T10:16:00Z" w:id="48">
              <w:tcPr>
                <w:tcW w:w="2254" w:type="dxa"/>
              </w:tcPr>
            </w:tcPrChange>
          </w:tcPr>
          <w:p w:rsidR="00D612F5" w:rsidRDefault="00D612F5" w14:paraId="0B6B1849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Medium</w:t>
            </w:r>
          </w:p>
        </w:tc>
        <w:tc>
          <w:tcPr>
            <w:tcW w:w="1625" w:type="dxa"/>
            <w:tcPrChange w:author="Rosemary Oxenford" w:date="2016-03-02T10:16:00Z" w:id="49">
              <w:tcPr>
                <w:tcW w:w="2254" w:type="dxa"/>
              </w:tcPr>
            </w:tcPrChange>
          </w:tcPr>
          <w:p w:rsidR="00D612F5" w:rsidRDefault="00D612F5" w14:paraId="3B84FABE" w14:textId="77777777">
            <w:pPr>
              <w:rPr>
                <w:ins w:author="Rosemary Oxenford" w:date="2016-03-02T10:16:00Z" w:id="50"/>
                <w:rFonts w:ascii="Courier New" w:hAnsi="Courier New" w:cs="Courier New"/>
              </w:rPr>
            </w:pPr>
          </w:p>
        </w:tc>
        <w:tc>
          <w:tcPr>
            <w:tcW w:w="1827" w:type="dxa"/>
            <w:tcPrChange w:author="Rosemary Oxenford" w:date="2016-03-02T10:16:00Z" w:id="51">
              <w:tcPr>
                <w:tcW w:w="2254" w:type="dxa"/>
              </w:tcPr>
            </w:tcPrChange>
          </w:tcPr>
          <w:p w:rsidR="00D612F5" w:rsidRDefault="00D612F5" w14:paraId="0B6B184A" w14:textId="5140BC4F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High</w:t>
            </w:r>
          </w:p>
        </w:tc>
      </w:tr>
      <w:tr w:rsidR="00D612F5" w:rsidTr="00D612F5" w14:paraId="0B6B1850" w14:textId="77777777">
        <w:tc>
          <w:tcPr>
            <w:tcW w:w="1869" w:type="dxa"/>
            <w:tcPrChange w:author="Rosemary Oxenford" w:date="2016-03-02T10:16:00Z" w:id="52">
              <w:tcPr>
                <w:tcW w:w="2254" w:type="dxa"/>
              </w:tcPr>
            </w:tcPrChange>
          </w:tcPr>
          <w:p w:rsidR="00D612F5" w:rsidRDefault="00D612F5" w14:paraId="0B6B184C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Low</w:t>
            </w:r>
          </w:p>
        </w:tc>
        <w:tc>
          <w:tcPr>
            <w:tcW w:w="1827" w:type="dxa"/>
            <w:shd w:val="clear" w:color="auto" w:fill="BFBFBF" w:themeFill="background1" w:themeFillShade="BF"/>
            <w:tcPrChange w:author="Rosemary Oxenford" w:date="2016-03-02T10:16:00Z" w:id="53">
              <w:tcPr>
                <w:tcW w:w="2254" w:type="dxa"/>
                <w:shd w:val="clear" w:color="auto" w:fill="BFBFBF" w:themeFill="background1" w:themeFillShade="BF"/>
              </w:tcPr>
            </w:tcPrChange>
          </w:tcPr>
          <w:p w:rsidR="00D612F5" w:rsidRDefault="00D612F5" w14:paraId="0B6B184D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0.964</w:t>
            </w:r>
          </w:p>
        </w:tc>
        <w:tc>
          <w:tcPr>
            <w:tcW w:w="1868" w:type="dxa"/>
            <w:shd w:val="clear" w:color="auto" w:fill="FF0000"/>
            <w:tcPrChange w:author="Rosemary Oxenford" w:date="2016-03-02T10:16:00Z" w:id="54">
              <w:tcPr>
                <w:tcW w:w="2254" w:type="dxa"/>
                <w:shd w:val="clear" w:color="auto" w:fill="FF0000"/>
              </w:tcPr>
            </w:tcPrChange>
          </w:tcPr>
          <w:p w:rsidR="00D612F5" w:rsidRDefault="00D612F5" w14:paraId="0B6B184E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0.036</w:t>
            </w:r>
          </w:p>
        </w:tc>
        <w:tc>
          <w:tcPr>
            <w:tcW w:w="1625" w:type="dxa"/>
            <w:shd w:val="clear" w:color="auto" w:fill="FF0000"/>
            <w:tcPrChange w:author="Rosemary Oxenford" w:date="2016-03-02T10:16:00Z" w:id="55">
              <w:tcPr>
                <w:tcW w:w="2254" w:type="dxa"/>
                <w:shd w:val="clear" w:color="auto" w:fill="FF0000"/>
              </w:tcPr>
            </w:tcPrChange>
          </w:tcPr>
          <w:p w:rsidR="00D612F5" w:rsidRDefault="00D612F5" w14:paraId="60B0B060" w14:textId="77777777">
            <w:pPr>
              <w:rPr>
                <w:ins w:author="Rosemary Oxenford" w:date="2016-03-02T10:16:00Z" w:id="56"/>
                <w:rFonts w:ascii="Courier New" w:hAnsi="Courier New" w:cs="Courier New"/>
              </w:rPr>
            </w:pPr>
          </w:p>
        </w:tc>
        <w:tc>
          <w:tcPr>
            <w:tcW w:w="1827" w:type="dxa"/>
            <w:shd w:val="clear" w:color="auto" w:fill="FF0000"/>
            <w:tcPrChange w:author="Rosemary Oxenford" w:date="2016-03-02T10:16:00Z" w:id="57">
              <w:tcPr>
                <w:tcW w:w="2254" w:type="dxa"/>
                <w:shd w:val="clear" w:color="auto" w:fill="FF0000"/>
              </w:tcPr>
            </w:tcPrChange>
          </w:tcPr>
          <w:p w:rsidR="00D612F5" w:rsidRDefault="00D612F5" w14:paraId="0B6B184F" w14:textId="33A8758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0.000</w:t>
            </w:r>
          </w:p>
        </w:tc>
      </w:tr>
      <w:tr w:rsidR="00D612F5" w:rsidTr="00D612F5" w14:paraId="0B6B1855" w14:textId="77777777">
        <w:tc>
          <w:tcPr>
            <w:tcW w:w="1869" w:type="dxa"/>
            <w:tcPrChange w:author="Rosemary Oxenford" w:date="2016-03-02T10:16:00Z" w:id="58">
              <w:tcPr>
                <w:tcW w:w="2254" w:type="dxa"/>
              </w:tcPr>
            </w:tcPrChange>
          </w:tcPr>
          <w:p w:rsidR="00D612F5" w:rsidRDefault="00D612F5" w14:paraId="0B6B1851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Medium</w:t>
            </w:r>
          </w:p>
        </w:tc>
        <w:tc>
          <w:tcPr>
            <w:tcW w:w="1827" w:type="dxa"/>
            <w:shd w:val="clear" w:color="auto" w:fill="00B050"/>
            <w:tcPrChange w:author="Rosemary Oxenford" w:date="2016-03-02T10:16:00Z" w:id="59">
              <w:tcPr>
                <w:tcW w:w="2254" w:type="dxa"/>
                <w:shd w:val="clear" w:color="auto" w:fill="00B050"/>
              </w:tcPr>
            </w:tcPrChange>
          </w:tcPr>
          <w:p w:rsidR="00D612F5" w:rsidRDefault="00D612F5" w14:paraId="0B6B1852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0.107</w:t>
            </w:r>
          </w:p>
        </w:tc>
        <w:tc>
          <w:tcPr>
            <w:tcW w:w="1868" w:type="dxa"/>
            <w:shd w:val="clear" w:color="auto" w:fill="BFBFBF" w:themeFill="background1" w:themeFillShade="BF"/>
            <w:tcPrChange w:author="Rosemary Oxenford" w:date="2016-03-02T10:16:00Z" w:id="60">
              <w:tcPr>
                <w:tcW w:w="2254" w:type="dxa"/>
                <w:shd w:val="clear" w:color="auto" w:fill="BFBFBF" w:themeFill="background1" w:themeFillShade="BF"/>
              </w:tcPr>
            </w:tcPrChange>
          </w:tcPr>
          <w:p w:rsidR="00D612F5" w:rsidRDefault="00D612F5" w14:paraId="0B6B1853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0.833</w:t>
            </w:r>
          </w:p>
        </w:tc>
        <w:tc>
          <w:tcPr>
            <w:tcW w:w="1625" w:type="dxa"/>
            <w:shd w:val="clear" w:color="auto" w:fill="FF0000"/>
            <w:tcPrChange w:author="Rosemary Oxenford" w:date="2016-03-02T10:16:00Z" w:id="61">
              <w:tcPr>
                <w:tcW w:w="2254" w:type="dxa"/>
                <w:shd w:val="clear" w:color="auto" w:fill="FF0000"/>
              </w:tcPr>
            </w:tcPrChange>
          </w:tcPr>
          <w:p w:rsidR="00D612F5" w:rsidRDefault="00D612F5" w14:paraId="13727EB7" w14:textId="77777777">
            <w:pPr>
              <w:rPr>
                <w:ins w:author="Rosemary Oxenford" w:date="2016-03-02T10:16:00Z" w:id="62"/>
                <w:rFonts w:ascii="Courier New" w:hAnsi="Courier New" w:cs="Courier New"/>
              </w:rPr>
            </w:pPr>
          </w:p>
        </w:tc>
        <w:tc>
          <w:tcPr>
            <w:tcW w:w="1827" w:type="dxa"/>
            <w:shd w:val="clear" w:color="auto" w:fill="FF0000"/>
            <w:tcPrChange w:author="Rosemary Oxenford" w:date="2016-03-02T10:16:00Z" w:id="63">
              <w:tcPr>
                <w:tcW w:w="2254" w:type="dxa"/>
                <w:shd w:val="clear" w:color="auto" w:fill="FF0000"/>
              </w:tcPr>
            </w:tcPrChange>
          </w:tcPr>
          <w:p w:rsidR="00D612F5" w:rsidRDefault="00D612F5" w14:paraId="0B6B1854" w14:textId="21F01C1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0.060</w:t>
            </w:r>
          </w:p>
        </w:tc>
      </w:tr>
      <w:tr w:rsidR="00D612F5" w:rsidTr="00D612F5" w14:paraId="0B6B185A" w14:textId="77777777">
        <w:tc>
          <w:tcPr>
            <w:tcW w:w="1869" w:type="dxa"/>
            <w:tcPrChange w:author="Rosemary Oxenford" w:date="2016-03-02T10:16:00Z" w:id="64">
              <w:tcPr>
                <w:tcW w:w="2254" w:type="dxa"/>
              </w:tcPr>
            </w:tcPrChange>
          </w:tcPr>
          <w:p w:rsidR="00D612F5" w:rsidRDefault="00D612F5" w14:paraId="0B6B1856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High</w:t>
            </w:r>
          </w:p>
        </w:tc>
        <w:tc>
          <w:tcPr>
            <w:tcW w:w="1827" w:type="dxa"/>
            <w:shd w:val="clear" w:color="auto" w:fill="00B050"/>
            <w:tcPrChange w:author="Rosemary Oxenford" w:date="2016-03-02T10:16:00Z" w:id="65">
              <w:tcPr>
                <w:tcW w:w="2254" w:type="dxa"/>
                <w:shd w:val="clear" w:color="auto" w:fill="00B050"/>
              </w:tcPr>
            </w:tcPrChange>
          </w:tcPr>
          <w:p w:rsidR="00D612F5" w:rsidRDefault="00D612F5" w14:paraId="0B6B1857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0.000</w:t>
            </w:r>
          </w:p>
        </w:tc>
        <w:tc>
          <w:tcPr>
            <w:tcW w:w="1868" w:type="dxa"/>
            <w:shd w:val="clear" w:color="auto" w:fill="00B050"/>
            <w:tcPrChange w:author="Rosemary Oxenford" w:date="2016-03-02T10:16:00Z" w:id="66">
              <w:tcPr>
                <w:tcW w:w="2254" w:type="dxa"/>
                <w:shd w:val="clear" w:color="auto" w:fill="00B050"/>
              </w:tcPr>
            </w:tcPrChange>
          </w:tcPr>
          <w:p w:rsidR="00D612F5" w:rsidRDefault="00D612F5" w14:paraId="0B6B1858" w14:textId="77777777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0.035</w:t>
            </w:r>
          </w:p>
        </w:tc>
        <w:tc>
          <w:tcPr>
            <w:tcW w:w="1625" w:type="dxa"/>
            <w:shd w:val="clear" w:color="auto" w:fill="BFBFBF" w:themeFill="background1" w:themeFillShade="BF"/>
            <w:tcPrChange w:author="Rosemary Oxenford" w:date="2016-03-02T10:16:00Z" w:id="67">
              <w:tcPr>
                <w:tcW w:w="2254" w:type="dxa"/>
                <w:shd w:val="clear" w:color="auto" w:fill="BFBFBF" w:themeFill="background1" w:themeFillShade="BF"/>
              </w:tcPr>
            </w:tcPrChange>
          </w:tcPr>
          <w:p w:rsidR="00D612F5" w:rsidRDefault="00D612F5" w14:paraId="1F0DBEA0" w14:textId="77777777">
            <w:pPr>
              <w:rPr>
                <w:ins w:author="Rosemary Oxenford" w:date="2016-03-02T10:16:00Z" w:id="68"/>
                <w:rFonts w:ascii="Courier New" w:hAnsi="Courier New" w:cs="Courier New"/>
              </w:rPr>
            </w:pPr>
          </w:p>
        </w:tc>
        <w:tc>
          <w:tcPr>
            <w:tcW w:w="1827" w:type="dxa"/>
            <w:shd w:val="clear" w:color="auto" w:fill="BFBFBF" w:themeFill="background1" w:themeFillShade="BF"/>
            <w:tcPrChange w:author="Rosemary Oxenford" w:date="2016-03-02T10:16:00Z" w:id="69">
              <w:tcPr>
                <w:tcW w:w="2254" w:type="dxa"/>
                <w:shd w:val="clear" w:color="auto" w:fill="BFBFBF" w:themeFill="background1" w:themeFillShade="BF"/>
              </w:tcPr>
            </w:tcPrChange>
          </w:tcPr>
          <w:p w:rsidR="00D612F5" w:rsidRDefault="00D612F5" w14:paraId="0B6B1859" w14:textId="2D75E63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0.965</w:t>
            </w:r>
          </w:p>
        </w:tc>
      </w:tr>
    </w:tbl>
    <w:p w:rsidR="00932800" w:rsidRDefault="00932800" w14:paraId="0B6B185B" w14:textId="77777777">
      <w:pPr>
        <w:rPr>
          <w:rFonts w:ascii="Courier New" w:hAnsi="Courier New" w:cs="Courier New"/>
        </w:rPr>
      </w:pPr>
    </w:p>
    <w:p w:rsidR="00932800" w:rsidP="00932800" w:rsidRDefault="00932800" w14:paraId="0B6B185C" w14:textId="77777777">
      <w:pPr>
        <w:keepNext/>
      </w:pPr>
      <w:r>
        <w:rPr>
          <w:rFonts w:ascii="Courier New" w:hAnsi="Courier New" w:cs="Courier New"/>
          <w:noProof/>
          <w:lang w:val="en-US"/>
        </w:rPr>
        <w:drawing>
          <wp:inline distT="0" distB="0" distL="0" distR="0" wp14:anchorId="0B6B1896" wp14:editId="0B6B1897">
            <wp:extent cx="5731510" cy="185801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arkovChainRisk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633DF" w:rsidR="00932800" w:rsidP="00932800" w:rsidRDefault="00932800" w14:paraId="0B6B185D" w14:noSpellErr="1" w14:textId="5BB70922">
      <w:pPr>
        <w:pStyle w:val="Caption"/>
        <w:rPr>
          <w:rFonts w:ascii="Courier New" w:hAnsi="Courier New" w:cs="Courier New"/>
          <w:i w:val="0"/>
        </w:rPr>
      </w:pPr>
      <w:r w:rsidRPr="754D50D8">
        <w:rPr>
          <w:i w:val="0"/>
          <w:iCs w:val="0"/>
        </w:rPr>
        <w:t xml:space="preserve">Figure </w:t>
      </w:r>
      <w:r w:rsidRPr="754D50D8" w:rsidR="754D50D8">
        <w:rPr>
          <w:i w:val="0"/>
          <w:iCs w:val="0"/>
        </w:rPr>
        <w:t xml:space="preserve">1</w:t>
      </w:r>
      <w:del w:author="Rosemary Oxenford" w:date="2016-03-01T09:15:00Z" w:id="70">
        <w:r w:rsidRPr="008633DF" w:rsidDel="004C30FD" w:rsidR="002A721B">
          <w:rPr>
            <w:i w:val="0"/>
          </w:rPr>
          <w:fldChar w:fldCharType="begin"/>
        </w:r>
        <w:r w:rsidRPr="008633DF" w:rsidDel="004C30FD" w:rsidR="002A721B">
          <w:rPr>
            <w:i w:val="0"/>
          </w:rPr>
          <w:delInstrText xml:space="preserve"> SEQ Figure \* ARABIC </w:delInstrText>
        </w:r>
        <w:r w:rsidRPr="008633DF" w:rsidDel="004C30FD" w:rsidR="002A721B">
          <w:rPr>
            <w:i w:val="0"/>
          </w:rPr>
          <w:fldChar w:fldCharType="separate"/>
        </w:r>
        <w:r w:rsidRPr="008633DF" w:rsidDel="004C30FD" w:rsidR="00D27B82">
          <w:rPr>
            <w:i w:val="0"/>
            <w:noProof/>
          </w:rPr>
          <w:delText>11</w:delText>
        </w:r>
        <w:r w:rsidRPr="008633DF" w:rsidDel="004C30FD" w:rsidR="002A721B">
          <w:rPr>
            <w:i w:val="0"/>
            <w:noProof/>
          </w:rPr>
          <w:fldChar w:fldCharType="end"/>
        </w:r>
      </w:del>
      <w:ins w:author="Rosemary Oxenford" w:date="2016-03-01T09:15:00Z" w:id="71">
        <w:r w:rsidR="004C30FD">
          <w:rPr>
            <w:i w:val="0"/>
          </w:rPr>
          <w:t>2</w:t>
        </w:r>
      </w:ins>
      <w:r w:rsidR="007714C1">
        <w:rPr>
          <w:i w:val="0"/>
        </w:rPr>
        <w:t xml:space="preserve">. </w:t>
      </w:r>
      <w:r w:rsidRPr="008633DF">
        <w:rPr>
          <w:i w:val="0"/>
        </w:rPr>
        <w:t>State diagram for the hidden Markov chain</w:t>
      </w:r>
      <w:r w:rsidR="007714C1">
        <w:rPr>
          <w:i w:val="0"/>
        </w:rPr>
        <w:t>.</w:t>
      </w:r>
    </w:p>
    <w:p w:rsidR="00484021" w:rsidRDefault="00484021" w14:paraId="0B6B185E" w14:textId="1EFFE3BF">
      <w:r>
        <w:t xml:space="preserve">The </w:t>
      </w:r>
      <w:r w:rsidRPr="00484021" w:rsidR="00843735">
        <w:rPr>
          <w:rFonts w:ascii="Courier New" w:hAnsi="Courier New" w:cs="Courier New"/>
        </w:rPr>
        <w:t>hmmviterbi</w:t>
      </w:r>
      <w:r w:rsidR="00843735">
        <w:t xml:space="preserve"> function retrospectively estimates the </w:t>
      </w:r>
      <w:r>
        <w:t>most likely sequence of states</w:t>
      </w:r>
      <w:del w:author="Rosemary Oxenford" w:date="2016-03-02T10:16:00Z" w:id="72">
        <w:r w:rsidDel="00D612F5">
          <w:delText xml:space="preserve"> </w:delText>
        </w:r>
      </w:del>
      <w:r>
        <w:t>:</w:t>
      </w:r>
    </w:p>
    <w:p w:rsidR="00484021" w:rsidRDefault="00484021" w14:paraId="0B6B185F" w14:textId="77777777">
      <w:pPr>
        <w:rPr>
          <w:rFonts w:ascii="Courier New" w:hAnsi="Courier New" w:cs="Courier New"/>
        </w:rPr>
      </w:pPr>
      <w:r w:rsidRPr="00484021">
        <w:rPr>
          <w:rFonts w:ascii="Courier New" w:hAnsi="Courier New" w:cs="Courier New"/>
        </w:rPr>
        <w:t>states = hmmviterbi(emissions, estTR, estEM,</w:t>
      </w:r>
      <w:r>
        <w:rPr>
          <w:rFonts w:ascii="Courier New" w:hAnsi="Courier New" w:cs="Courier New"/>
        </w:rPr>
        <w:t xml:space="preserve"> …</w:t>
      </w:r>
    </w:p>
    <w:p w:rsidR="00484021" w:rsidP="00484021" w:rsidRDefault="00484021" w14:paraId="0B6B1860" w14:textId="77777777">
      <w:pPr>
        <w:ind w:left="2160" w:firstLine="720"/>
        <w:rPr>
          <w:rFonts w:ascii="Courier New" w:hAnsi="Courier New" w:cs="Courier New"/>
        </w:rPr>
      </w:pPr>
      <w:r w:rsidRPr="00484021">
        <w:rPr>
          <w:rFonts w:ascii="Courier New" w:hAnsi="Courier New" w:cs="Courier New"/>
        </w:rPr>
        <w:t xml:space="preserve"> 'Statenames', </w:t>
      </w:r>
      <w:r>
        <w:rPr>
          <w:rFonts w:ascii="Courier New" w:hAnsi="Courier New" w:cs="Courier New"/>
        </w:rPr>
        <w:t>{'Low', 'Medium', 'High'}</w:t>
      </w:r>
      <w:r w:rsidRPr="00484021">
        <w:rPr>
          <w:rFonts w:ascii="Courier New" w:hAnsi="Courier New" w:cs="Courier New"/>
        </w:rPr>
        <w:t>).';</w:t>
      </w:r>
    </w:p>
    <w:p w:rsidR="00484021" w:rsidRDefault="00484021" w14:paraId="0B6B1861" w14:textId="77777777">
      <w:r>
        <w:t xml:space="preserve">We also compute the posterior state probabilities using </w:t>
      </w:r>
      <w:r w:rsidRPr="00484021">
        <w:rPr>
          <w:rFonts w:ascii="Courier New" w:hAnsi="Courier New" w:cs="Courier New"/>
        </w:rPr>
        <w:t>hmmdecode</w:t>
      </w:r>
      <w:r>
        <w:t>:</w:t>
      </w:r>
    </w:p>
    <w:p w:rsidR="00484021" w:rsidRDefault="00484021" w14:paraId="0B6B1862" w14:textId="77777777">
      <w:pPr>
        <w:rPr>
          <w:rFonts w:ascii="Courier New" w:hAnsi="Courier New" w:cs="Courier New"/>
        </w:rPr>
      </w:pPr>
      <w:r w:rsidRPr="00484021">
        <w:rPr>
          <w:rFonts w:ascii="Courier New" w:hAnsi="Courier New" w:cs="Courier New"/>
        </w:rPr>
        <w:t>pstates = hmmdecode(emissions, estTR, estEM).';</w:t>
      </w:r>
    </w:p>
    <w:p w:rsidR="00484021" w:rsidRDefault="007714C1" w14:paraId="0B6B1863" w14:textId="21AD1E3E">
      <w:r>
        <w:t>T</w:t>
      </w:r>
      <w:r w:rsidR="00533803">
        <w:t xml:space="preserve">he </w:t>
      </w:r>
      <w:r>
        <w:t xml:space="preserve">tabulated </w:t>
      </w:r>
      <w:r w:rsidR="00533803">
        <w:t>results provide insight into the market conditions over the historical period</w:t>
      </w:r>
      <w:ins w:author="Ken Deeley" w:date="2016-02-29T22:28:00Z" w:id="73">
        <w:r w:rsidR="004D0224">
          <w:t xml:space="preserve"> </w:t>
        </w:r>
      </w:ins>
      <w:r>
        <w:t>(F</w:t>
      </w:r>
      <w:r w:rsidR="00533803">
        <w:t>igure 1</w:t>
      </w:r>
      <w:ins w:author="Rosemary Oxenford" w:date="2016-03-01T09:15:00Z" w:id="74">
        <w:r w:rsidR="004C30FD">
          <w:t>3</w:t>
        </w:r>
      </w:ins>
      <w:del w:author="Rosemary Oxenford" w:date="2016-03-01T09:15:00Z" w:id="75">
        <w:r w:rsidDel="004C30FD" w:rsidR="00932800">
          <w:delText>2</w:delText>
        </w:r>
      </w:del>
      <w:r>
        <w:t>)</w:t>
      </w:r>
      <w:r w:rsidR="00533803">
        <w:t>.</w:t>
      </w:r>
      <w:r w:rsidR="006F4EB9">
        <w:t xml:space="preserve"> The second column contains the output state from </w:t>
      </w:r>
      <w:r w:rsidRPr="006F4EB9" w:rsidR="006F4EB9">
        <w:rPr>
          <w:rFonts w:ascii="Courier New" w:hAnsi="Courier New" w:cs="Courier New"/>
        </w:rPr>
        <w:t>hmmviterbi</w:t>
      </w:r>
      <w:r w:rsidR="006F4EB9">
        <w:t xml:space="preserve">, and columns 3-5 contain the posterior state probabilities from </w:t>
      </w:r>
      <w:r w:rsidRPr="006F4EB9" w:rsidR="006F4EB9">
        <w:rPr>
          <w:rFonts w:ascii="Courier New" w:hAnsi="Courier New" w:cs="Courier New"/>
        </w:rPr>
        <w:t>hmmdecode</w:t>
      </w:r>
      <w:r w:rsidR="006F4EB9">
        <w:t>.</w:t>
      </w:r>
      <w:r w:rsidR="00D27B82">
        <w:t xml:space="preserve"> Similarly, we gain insight into the efficacy of this model by comparing the likely states with the observed market data (</w:t>
      </w:r>
      <w:r>
        <w:t>F</w:t>
      </w:r>
      <w:r w:rsidR="00D27B82">
        <w:t>igure 1</w:t>
      </w:r>
      <w:ins w:author="Rosemary Oxenford" w:date="2016-03-01T09:15:00Z" w:id="76">
        <w:r w:rsidR="004C30FD">
          <w:t>4</w:t>
        </w:r>
      </w:ins>
      <w:del w:author="Rosemary Oxenford" w:date="2016-03-01T09:15:00Z" w:id="77">
        <w:r w:rsidDel="004C30FD" w:rsidR="00D27B82">
          <w:delText>3</w:delText>
        </w:r>
      </w:del>
      <w:r w:rsidR="00D27B82">
        <w:t>).</w:t>
      </w:r>
    </w:p>
    <w:p w:rsidR="00D27B82" w:rsidP="00D27B82" w:rsidRDefault="006F4EB9" w14:paraId="0B6B1864" w14:textId="77777777">
      <w:pPr>
        <w:keepNext/>
      </w:pPr>
      <w:r>
        <w:rPr>
          <w:rFonts w:ascii="Courier New" w:hAnsi="Courier New" w:cs="Courier New"/>
          <w:noProof/>
          <w:lang w:val="en-US"/>
        </w:rPr>
        <w:lastRenderedPageBreak/>
        <w:drawing>
          <wp:inline distT="0" distB="0" distL="0" distR="0" wp14:anchorId="0B6B1898" wp14:editId="0B6B1899">
            <wp:extent cx="4372585" cy="4505954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_HMMResultsTable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633DF" w:rsidR="006F4EB9" w:rsidP="00D27B82" w:rsidRDefault="00D27B82" w14:paraId="0B6B1865" w14:noSpellErr="1" w14:textId="03DD46EB">
      <w:pPr>
        <w:pStyle w:val="Caption"/>
        <w:rPr>
          <w:i w:val="0"/>
        </w:rPr>
      </w:pPr>
      <w:r w:rsidRPr="754D50D8">
        <w:rPr>
          <w:i w:val="0"/>
          <w:iCs w:val="0"/>
        </w:rPr>
        <w:t xml:space="preserve">Figure </w:t>
      </w:r>
      <w:r w:rsidRPr="754D50D8" w:rsidR="754D50D8">
        <w:rPr>
          <w:i w:val="0"/>
          <w:iCs w:val="0"/>
        </w:rPr>
        <w:t xml:space="preserve">1</w:t>
      </w:r>
      <w:del w:author="Rosemary Oxenford" w:date="2016-03-01T09:16:00Z" w:id="78">
        <w:r w:rsidRPr="008633DF" w:rsidDel="004C30FD" w:rsidR="002A721B">
          <w:rPr>
            <w:i w:val="0"/>
          </w:rPr>
          <w:fldChar w:fldCharType="begin"/>
        </w:r>
        <w:r w:rsidRPr="008633DF" w:rsidDel="004C30FD" w:rsidR="002A721B">
          <w:rPr>
            <w:i w:val="0"/>
          </w:rPr>
          <w:delInstrText xml:space="preserve"> SEQ Figure \* ARABIC </w:delInstrText>
        </w:r>
        <w:r w:rsidRPr="008633DF" w:rsidDel="004C30FD" w:rsidR="002A721B">
          <w:rPr>
            <w:i w:val="0"/>
          </w:rPr>
          <w:fldChar w:fldCharType="separate"/>
        </w:r>
        <w:r w:rsidRPr="008633DF" w:rsidDel="004C30FD">
          <w:rPr>
            <w:i w:val="0"/>
            <w:noProof/>
          </w:rPr>
          <w:delText>12</w:delText>
        </w:r>
        <w:r w:rsidRPr="008633DF" w:rsidDel="004C30FD" w:rsidR="002A721B">
          <w:rPr>
            <w:i w:val="0"/>
            <w:noProof/>
          </w:rPr>
          <w:fldChar w:fldCharType="end"/>
        </w:r>
      </w:del>
      <w:ins w:author="Rosemary Oxenford" w:date="2016-03-01T09:16:00Z" w:id="79">
        <w:r w:rsidR="004C30FD">
          <w:rPr>
            <w:i w:val="0"/>
          </w:rPr>
          <w:t>3</w:t>
        </w:r>
      </w:ins>
      <w:r w:rsidR="007714C1">
        <w:rPr>
          <w:i w:val="0"/>
        </w:rPr>
        <w:t>.</w:t>
      </w:r>
      <w:r w:rsidRPr="008633DF">
        <w:rPr>
          <w:i w:val="0"/>
        </w:rPr>
        <w:t xml:space="preserve"> Tabulated results from the hidden Markov model analysis</w:t>
      </w:r>
      <w:r w:rsidR="007714C1">
        <w:rPr>
          <w:i w:val="0"/>
        </w:rPr>
        <w:t>.</w:t>
      </w:r>
    </w:p>
    <w:p w:rsidR="00D27B82" w:rsidP="00D27B82" w:rsidRDefault="00D27B82" w14:paraId="0B6B1866" w14:textId="77777777">
      <w:pPr>
        <w:keepNext/>
      </w:pPr>
      <w:r>
        <w:rPr>
          <w:noProof/>
          <w:lang w:val="en-US"/>
        </w:rPr>
        <w:drawing>
          <wp:inline distT="0" distB="0" distL="0" distR="0" wp14:anchorId="0B6B189A" wp14:editId="0B6B189B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_HistoricalMarkovChain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633DF" w:rsidR="00D27B82" w:rsidP="00D27B82" w:rsidRDefault="00D27B82" w14:paraId="0B6B1867" w14:noSpellErr="1" w14:textId="2955D7CB">
      <w:pPr>
        <w:pStyle w:val="Caption"/>
        <w:rPr>
          <w:i w:val="0"/>
        </w:rPr>
      </w:pPr>
      <w:r w:rsidRPr="754D50D8">
        <w:rPr>
          <w:i w:val="0"/>
          <w:iCs w:val="0"/>
        </w:rPr>
        <w:t xml:space="preserve">Figure </w:t>
      </w:r>
      <w:r w:rsidRPr="754D50D8" w:rsidR="754D50D8">
        <w:rPr>
          <w:i w:val="0"/>
          <w:iCs w:val="0"/>
        </w:rPr>
        <w:t xml:space="preserve">1</w:t>
      </w:r>
      <w:del w:author="Rosemary Oxenford" w:date="2016-03-01T09:16:00Z" w:id="80">
        <w:r w:rsidRPr="008633DF" w:rsidDel="004C30FD" w:rsidR="002A721B">
          <w:rPr>
            <w:i w:val="0"/>
          </w:rPr>
          <w:fldChar w:fldCharType="begin"/>
        </w:r>
        <w:r w:rsidRPr="008633DF" w:rsidDel="004C30FD" w:rsidR="002A721B">
          <w:rPr>
            <w:i w:val="0"/>
          </w:rPr>
          <w:delInstrText xml:space="preserve"> SEQ Figure \* ARABIC </w:delInstrText>
        </w:r>
        <w:r w:rsidRPr="008633DF" w:rsidDel="004C30FD" w:rsidR="002A721B">
          <w:rPr>
            <w:i w:val="0"/>
          </w:rPr>
          <w:fldChar w:fldCharType="separate"/>
        </w:r>
        <w:r w:rsidRPr="008633DF" w:rsidDel="004C30FD">
          <w:rPr>
            <w:i w:val="0"/>
            <w:noProof/>
          </w:rPr>
          <w:delText>13</w:delText>
        </w:r>
        <w:r w:rsidRPr="008633DF" w:rsidDel="004C30FD" w:rsidR="002A721B">
          <w:rPr>
            <w:i w:val="0"/>
            <w:noProof/>
          </w:rPr>
          <w:fldChar w:fldCharType="end"/>
        </w:r>
      </w:del>
      <w:ins w:author="Rosemary Oxenford" w:date="2016-03-01T09:16:00Z" w:id="81">
        <w:r w:rsidR="004C30FD">
          <w:rPr>
            <w:i w:val="0"/>
          </w:rPr>
          <w:t>4</w:t>
        </w:r>
      </w:ins>
      <w:r w:rsidR="007714C1">
        <w:rPr>
          <w:i w:val="0"/>
        </w:rPr>
        <w:t>.</w:t>
      </w:r>
      <w:r w:rsidRPr="008633DF">
        <w:rPr>
          <w:i w:val="0"/>
        </w:rPr>
        <w:t xml:space="preserve"> Markov chain states and observed market data</w:t>
      </w:r>
      <w:r w:rsidR="007714C1">
        <w:rPr>
          <w:i w:val="0"/>
        </w:rPr>
        <w:t>.</w:t>
      </w:r>
    </w:p>
    <w:p w:rsidRPr="005674EB" w:rsidR="00484021" w:rsidRDefault="00484021" w14:paraId="0B6B1868" w14:textId="77777777">
      <w:pPr>
        <w:rPr>
          <w:rFonts w:ascii="Courier New" w:hAnsi="Courier New" w:cs="Courier New"/>
        </w:rPr>
      </w:pPr>
    </w:p>
    <w:p w:rsidRPr="00770F97" w:rsidR="00957A9B" w:rsidRDefault="00AF26BB" w14:paraId="0B6B1869" w14:textId="724F46DC">
      <w:pPr>
        <w:rPr>
          <w:b/>
        </w:rPr>
      </w:pPr>
      <w:r>
        <w:rPr>
          <w:b/>
        </w:rPr>
        <w:lastRenderedPageBreak/>
        <w:t>Summary and Next Steps</w:t>
      </w:r>
    </w:p>
    <w:p w:rsidR="00843735" w:rsidP="00770F97" w:rsidRDefault="00F51C19" w14:paraId="19A77946" w14:textId="238B4F5F">
      <w:r>
        <w:t xml:space="preserve">Understanding systemic risk requires careful modeling and analysis. </w:t>
      </w:r>
      <w:r w:rsidR="008D0FC0">
        <w:t xml:space="preserve">In this article </w:t>
      </w:r>
      <w:r w:rsidR="00AF26BB">
        <w:t xml:space="preserve">we implemented techniques for quantifying proximity </w:t>
      </w:r>
      <w:r>
        <w:t>between financial variables, including correlation and information distance. We have seen how to visualize proximity information using graph</w:t>
      </w:r>
      <w:r w:rsidR="006011BB">
        <w:t xml:space="preserve"> theory.</w:t>
      </w:r>
      <w:r>
        <w:t xml:space="preserve"> Quantifying and visualizing relationships between variables is important at the exploratory stage of data analysis. Moving to the modeling stage, we created a simple model for risk contagion by fitting a hidden Markov model to the observed data. </w:t>
      </w:r>
    </w:p>
    <w:p w:rsidR="008D0FC0" w:rsidDel="00B77D10" w:rsidP="00770F97" w:rsidRDefault="00377D18" w14:paraId="06F14F00" w14:textId="7893CA7C">
      <w:pPr>
        <w:rPr>
          <w:del w:author="Rosemary Oxenford" w:date="2016-03-04T10:31:00Z" w:id="82"/>
        </w:rPr>
      </w:pPr>
      <w:r>
        <w:t>To extend the techniques described in this article and include other aspects of systemic risk in our analysis, we could make use of a</w:t>
      </w:r>
      <w:r w:rsidR="00F51C19">
        <w:t xml:space="preserve">dvanced models </w:t>
      </w:r>
      <w:del w:author="Rosemary Oxenford" w:date="2016-03-02T10:17:00Z" w:id="83">
        <w:r w:rsidDel="00D612F5" w:rsidR="0088709F">
          <w:delText xml:space="preserve"> </w:delText>
        </w:r>
      </w:del>
      <w:r w:rsidR="0088709F">
        <w:t>available in</w:t>
      </w:r>
      <w:r>
        <w:t xml:space="preserve"> other</w:t>
      </w:r>
      <w:r w:rsidR="0088709F">
        <w:t xml:space="preserve"> MATLAB toolboxes</w:t>
      </w:r>
      <w:r w:rsidR="00F51C19">
        <w:t>, including:</w:t>
      </w:r>
    </w:p>
    <w:p w:rsidR="0040599D" w:rsidP="00770F97" w:rsidRDefault="00ED133C" w14:paraId="0B6B186A" w14:textId="51ECC993">
      <w:del w:author="Rosemary Oxenford" w:date="2016-03-04T10:31:00Z" w:id="84">
        <w:r w:rsidDel="00B77D10">
          <w:delText xml:space="preserve"> </w:delText>
        </w:r>
      </w:del>
    </w:p>
    <w:p w:rsidR="0040599D" w:rsidP="0040599D" w:rsidRDefault="007714C1" w14:paraId="0B6B186B" w14:textId="35413A25">
      <w:pPr>
        <w:pStyle w:val="ListParagraph"/>
        <w:numPr>
          <w:ilvl w:val="0"/>
          <w:numId w:val="5"/>
        </w:numPr>
      </w:pPr>
      <w:r>
        <w:t>T</w:t>
      </w:r>
      <w:r w:rsidR="00ED133C">
        <w:t>ime-series and state-space model</w:t>
      </w:r>
      <w:r w:rsidR="00436052">
        <w:t>s</w:t>
      </w:r>
      <w:r w:rsidR="00ED133C">
        <w:t xml:space="preserve"> </w:t>
      </w:r>
      <w:r w:rsidR="0088709F">
        <w:t>(</w:t>
      </w:r>
      <w:r w:rsidR="00ED133C">
        <w:t>in Econometrics Toolbox</w:t>
      </w:r>
      <w:r w:rsidRPr="0040599D" w:rsidR="00ED133C">
        <w:rPr>
          <w:vertAlign w:val="superscript"/>
        </w:rPr>
        <w:t>TM</w:t>
      </w:r>
      <w:r w:rsidRPr="00D612F5" w:rsidR="0088709F">
        <w:t>)</w:t>
      </w:r>
    </w:p>
    <w:p w:rsidR="0040599D" w:rsidP="0040599D" w:rsidRDefault="007714C1" w14:paraId="0B6B186C" w14:textId="6A28D2B0">
      <w:pPr>
        <w:pStyle w:val="ListParagraph"/>
        <w:numPr>
          <w:ilvl w:val="0"/>
          <w:numId w:val="5"/>
        </w:numPr>
      </w:pPr>
      <w:r>
        <w:t>M</w:t>
      </w:r>
      <w:r w:rsidR="003D6B27">
        <w:t xml:space="preserve">arket and credit risk </w:t>
      </w:r>
      <w:r w:rsidR="00436052">
        <w:t>models</w:t>
      </w:r>
      <w:r w:rsidR="003D6B27">
        <w:t xml:space="preserve"> </w:t>
      </w:r>
      <w:r w:rsidR="0088709F">
        <w:t>(</w:t>
      </w:r>
      <w:r w:rsidR="003D6B27">
        <w:t>in Financial Toolbox</w:t>
      </w:r>
      <w:r w:rsidRPr="0040599D" w:rsidR="003D6B27">
        <w:rPr>
          <w:vertAlign w:val="superscript"/>
        </w:rPr>
        <w:t>TM</w:t>
      </w:r>
      <w:r w:rsidRPr="00D612F5" w:rsidR="0088709F">
        <w:t>)</w:t>
      </w:r>
    </w:p>
    <w:p w:rsidRPr="003D6B27" w:rsidR="00770F97" w:rsidP="0040599D" w:rsidRDefault="007714C1" w14:paraId="0B6B186D" w14:textId="1290C4E0">
      <w:pPr>
        <w:pStyle w:val="ListParagraph"/>
        <w:numPr>
          <w:ilvl w:val="0"/>
          <w:numId w:val="5"/>
        </w:numPr>
      </w:pPr>
      <w:r>
        <w:t>I</w:t>
      </w:r>
      <w:r w:rsidR="00436052">
        <w:t xml:space="preserve">nstrument pricing functionality </w:t>
      </w:r>
      <w:r w:rsidR="0088709F">
        <w:t>(</w:t>
      </w:r>
      <w:r w:rsidR="00436052">
        <w:t>in Financial Instruments Toolbox</w:t>
      </w:r>
      <w:r w:rsidRPr="0040599D" w:rsidR="00436052">
        <w:rPr>
          <w:vertAlign w:val="superscript"/>
        </w:rPr>
        <w:t>TM</w:t>
      </w:r>
    </w:p>
    <w:p w:rsidR="001E4082" w:rsidP="00571610" w:rsidRDefault="001E4082" w14:paraId="0B6B186E" w14:textId="77777777">
      <w:pPr>
        <w:rPr>
          <w:b/>
        </w:rPr>
      </w:pPr>
    </w:p>
    <w:p w:rsidR="00571610" w:rsidP="00571610" w:rsidRDefault="00571610" w14:paraId="0B6B186F" w14:textId="77777777">
      <w:pPr>
        <w:rPr>
          <w:b/>
        </w:rPr>
      </w:pPr>
      <w:r>
        <w:rPr>
          <w:b/>
        </w:rPr>
        <w:t>Products Used</w:t>
      </w:r>
    </w:p>
    <w:p w:rsidR="00571610" w:rsidP="00571610" w:rsidRDefault="00571610" w14:paraId="0B6B1870" w14:textId="77777777">
      <w:r>
        <w:t>MATLAB</w:t>
      </w:r>
    </w:p>
    <w:p w:rsidR="00946E97" w:rsidP="00571610" w:rsidRDefault="00946E97" w14:paraId="0B6B1872" w14:textId="77777777">
      <w:r>
        <w:t>Parallel Computing Toolbox</w:t>
      </w:r>
    </w:p>
    <w:p w:rsidR="00946E97" w:rsidP="00571610" w:rsidRDefault="00946E97" w14:paraId="0B6B1873" w14:textId="77777777">
      <w:r>
        <w:t>Statistics and Machine Learning Toolbox</w:t>
      </w:r>
    </w:p>
    <w:p w:rsidR="00C139DE" w:rsidP="00571610" w:rsidRDefault="00C139DE" w14:paraId="0B6B1874" w14:textId="77777777"/>
    <w:p w:rsidR="00024B4E" w:rsidP="00024B4E" w:rsidRDefault="00024B4E" w14:paraId="0B6B1875" w14:textId="77777777">
      <w:pPr>
        <w:rPr>
          <w:b/>
        </w:rPr>
      </w:pPr>
      <w:r>
        <w:rPr>
          <w:b/>
        </w:rPr>
        <w:t>Learn More</w:t>
      </w:r>
    </w:p>
    <w:p w:rsidR="00A934FD" w:rsidRDefault="003D407F" w14:paraId="0B6B1876" w14:textId="3BBB0529">
      <w:hyperlink w:history="1" r:id="rId25">
        <w:r w:rsidRPr="000F438E" w:rsidR="000F438E">
          <w:rPr>
            <w:rStyle w:val="Hyperlink"/>
          </w:rPr>
          <w:t>Risk Management</w:t>
        </w:r>
        <w:r w:rsidR="00446C02">
          <w:rPr>
            <w:rStyle w:val="Hyperlink"/>
          </w:rPr>
          <w:t xml:space="preserve">: Overview and Resources </w:t>
        </w:r>
        <w:r w:rsidRPr="000F438E" w:rsidR="000F438E">
          <w:rPr>
            <w:rStyle w:val="Hyperlink"/>
          </w:rPr>
          <w:t xml:space="preserve"> </w:t>
        </w:r>
      </w:hyperlink>
    </w:p>
    <w:p w:rsidRPr="000F438E" w:rsidR="008639E2" w:rsidRDefault="003D407F" w14:paraId="0B6B1877" w14:textId="5D66F4AE">
      <w:hyperlink w:history="1" r:id="rId26">
        <w:r w:rsidRPr="008639E2" w:rsidR="008639E2">
          <w:rPr>
            <w:rStyle w:val="Hyperlink"/>
          </w:rPr>
          <w:t>Systemic Risk</w:t>
        </w:r>
        <w:r w:rsidR="00446C02">
          <w:rPr>
            <w:rStyle w:val="Hyperlink"/>
          </w:rPr>
          <w:t>: Overview and Resources</w:t>
        </w:r>
      </w:hyperlink>
    </w:p>
    <w:p w:rsidR="00A934FD" w:rsidRDefault="00B87EB7" w14:paraId="0B6B1878" w14:textId="3025D5D7">
      <w:pPr>
        <w:rPr>
          <w:b/>
        </w:rPr>
      </w:pPr>
      <w:r>
        <w:rPr>
          <w:b/>
        </w:rPr>
        <w:t xml:space="preserve">Risk Contagion Code (download) </w:t>
      </w:r>
    </w:p>
    <w:p w:rsidR="00C61E48" w:rsidRDefault="00C61E48" w14:paraId="0B6B1879" w14:textId="77777777">
      <w:pPr>
        <w:rPr>
          <w:b/>
        </w:rPr>
      </w:pPr>
    </w:p>
    <w:p w:rsidRPr="00024B4E" w:rsidR="00E12FC0" w:rsidRDefault="00E12FC0" w14:paraId="0B6B187A" w14:textId="77777777">
      <w:pPr>
        <w:rPr>
          <w:b/>
        </w:rPr>
      </w:pPr>
      <w:r w:rsidRPr="00024B4E">
        <w:rPr>
          <w:b/>
        </w:rPr>
        <w:t>References</w:t>
      </w:r>
    </w:p>
    <w:p w:rsidRPr="007A195B" w:rsidR="00A467D3" w:rsidP="00A467D3" w:rsidRDefault="00EC68BA" w14:paraId="0B6B187B" w14:textId="04FBA140">
      <w:pPr>
        <w:numPr>
          <w:ilvl w:val="0"/>
          <w:numId w:val="3"/>
        </w:numPr>
        <w:spacing w:after="0" w:line="240" w:lineRule="auto"/>
        <w:rPr>
          <w:rFonts w:ascii="Arial" w:hAnsi="Arial" w:cs="Arial"/>
          <w:i/>
          <w:sz w:val="20"/>
          <w:szCs w:val="20"/>
        </w:rPr>
      </w:pPr>
      <w:r w:rsidRPr="007A195B">
        <w:rPr>
          <w:rFonts w:ascii="Arial" w:hAnsi="Arial" w:cs="Arial"/>
          <w:sz w:val="20"/>
          <w:szCs w:val="20"/>
        </w:rPr>
        <w:t>Resovsky, Marcel</w:t>
      </w:r>
      <w:r>
        <w:rPr>
          <w:rFonts w:ascii="Arial" w:hAnsi="Arial" w:cs="Arial"/>
          <w:sz w:val="20"/>
          <w:szCs w:val="20"/>
        </w:rPr>
        <w:t>,</w:t>
      </w:r>
      <w:r w:rsidRPr="007A195B">
        <w:rPr>
          <w:rFonts w:ascii="Arial" w:hAnsi="Arial" w:cs="Arial"/>
          <w:sz w:val="20"/>
          <w:szCs w:val="20"/>
        </w:rPr>
        <w:t xml:space="preserve"> Denis Horvath, Vladimir Gazda, </w:t>
      </w:r>
      <w:r>
        <w:rPr>
          <w:rFonts w:ascii="Arial" w:hAnsi="Arial" w:cs="Arial"/>
          <w:sz w:val="20"/>
          <w:szCs w:val="20"/>
        </w:rPr>
        <w:t xml:space="preserve">and </w:t>
      </w:r>
      <w:r w:rsidRPr="007A195B">
        <w:rPr>
          <w:rFonts w:ascii="Arial" w:hAnsi="Arial" w:cs="Arial"/>
          <w:sz w:val="20"/>
          <w:szCs w:val="20"/>
        </w:rPr>
        <w:t>Marianna Sinicakova</w:t>
      </w:r>
      <w:r>
        <w:rPr>
          <w:rFonts w:ascii="Arial" w:hAnsi="Arial" w:cs="Arial"/>
          <w:sz w:val="20"/>
          <w:szCs w:val="20"/>
        </w:rPr>
        <w:t xml:space="preserve">, </w:t>
      </w:r>
      <w:r w:rsidR="005A29CA">
        <w:rPr>
          <w:rFonts w:ascii="Arial" w:hAnsi="Arial" w:cs="Arial"/>
          <w:sz w:val="20"/>
          <w:szCs w:val="20"/>
        </w:rPr>
        <w:t>“</w:t>
      </w:r>
      <w:r w:rsidRPr="00EC68BA" w:rsidR="00A467D3">
        <w:rPr>
          <w:rFonts w:ascii="Arial" w:hAnsi="Arial" w:cs="Arial"/>
          <w:sz w:val="20"/>
          <w:szCs w:val="20"/>
        </w:rPr>
        <w:t>Minimum Spanning Tree Application in the Currency Market</w:t>
      </w:r>
      <w:r w:rsidR="005A29CA">
        <w:rPr>
          <w:rFonts w:ascii="Arial" w:hAnsi="Arial" w:cs="Arial"/>
          <w:sz w:val="20"/>
          <w:szCs w:val="20"/>
        </w:rPr>
        <w:t>”</w:t>
      </w:r>
      <w:r w:rsidRPr="007A195B" w:rsidR="00A467D3">
        <w:rPr>
          <w:rFonts w:ascii="Arial" w:hAnsi="Arial" w:cs="Arial"/>
          <w:sz w:val="20"/>
          <w:szCs w:val="20"/>
        </w:rPr>
        <w:t xml:space="preserve">, , </w:t>
      </w:r>
      <w:r w:rsidRPr="00EC68BA" w:rsidR="00A467D3">
        <w:rPr>
          <w:rFonts w:ascii="Arial" w:hAnsi="Arial" w:cs="Arial"/>
          <w:i/>
          <w:sz w:val="20"/>
          <w:szCs w:val="20"/>
        </w:rPr>
        <w:t>Currency Market</w:t>
      </w:r>
      <w:r w:rsidRPr="007A195B" w:rsidR="00A467D3">
        <w:rPr>
          <w:rFonts w:ascii="Arial" w:hAnsi="Arial" w:cs="Arial"/>
          <w:sz w:val="20"/>
          <w:szCs w:val="20"/>
        </w:rPr>
        <w:t xml:space="preserve">, </w:t>
      </w:r>
      <w:r w:rsidR="00A467D3">
        <w:t xml:space="preserve">7/2013 </w:t>
      </w:r>
      <w:hyperlink w:history="1" r:id="rId27">
        <w:r w:rsidRPr="008D2DFA" w:rsidR="00A467D3">
          <w:rPr>
            <w:rStyle w:val="Hyperlink"/>
            <w:rFonts w:ascii="Arial" w:hAnsi="Arial" w:cs="Arial"/>
            <w:sz w:val="20"/>
            <w:szCs w:val="20"/>
          </w:rPr>
          <w:t>http://www.nbs.sk/_img/Documents/_PUBLIK_NBS_FSR/Biatec/Rok2013/07-2013/05_biatec13-7_resovsky_EN.pdf</w:t>
        </w:r>
      </w:hyperlink>
    </w:p>
    <w:p w:rsidRPr="007A195B" w:rsidR="00A467D3" w:rsidP="00A467D3" w:rsidRDefault="00B77D10" w14:paraId="0B6B187C" w14:textId="0F16D7F2">
      <w:pPr>
        <w:numPr>
          <w:ilvl w:val="0"/>
          <w:numId w:val="3"/>
        </w:numPr>
        <w:spacing w:after="0" w:line="240" w:lineRule="auto"/>
        <w:rPr>
          <w:rFonts w:ascii="Arial" w:hAnsi="Arial" w:cs="Arial"/>
          <w:i/>
          <w:sz w:val="20"/>
          <w:szCs w:val="20"/>
        </w:rPr>
      </w:pPr>
      <w:ins w:author="Rosemary Oxenford" w:date="2016-03-04T10:32:00Z" w:id="85">
        <w:r>
          <w:rPr>
            <w:rFonts w:ascii="Arial" w:hAnsi="Arial" w:cs="Arial"/>
            <w:sz w:val="20"/>
            <w:szCs w:val="20"/>
          </w:rPr>
          <w:t xml:space="preserve">McDoland, </w:t>
        </w:r>
        <w:r>
          <w:rPr>
            <w:rFonts w:ascii="Arial" w:hAnsi="Arial" w:cs="Arial"/>
            <w:sz w:val="20"/>
            <w:szCs w:val="20"/>
          </w:rPr>
          <w:t xml:space="preserve">Mark, Omer Suleman, Stacy Williams, Sam Howison, </w:t>
        </w:r>
        <w:r>
          <w:rPr>
            <w:rFonts w:ascii="Arial" w:hAnsi="Arial" w:cs="Arial"/>
            <w:sz w:val="20"/>
            <w:szCs w:val="20"/>
          </w:rPr>
          <w:t xml:space="preserve">and </w:t>
        </w:r>
        <w:r>
          <w:rPr>
            <w:rFonts w:ascii="Arial" w:hAnsi="Arial" w:cs="Arial"/>
            <w:sz w:val="20"/>
            <w:szCs w:val="20"/>
          </w:rPr>
          <w:t>Neil F. Johnson</w:t>
        </w:r>
      </w:ins>
      <w:ins w:author="Rosemary Oxenford" w:date="2016-03-04T10:33:00Z" w:id="86">
        <w:r>
          <w:rPr>
            <w:rFonts w:ascii="Arial" w:hAnsi="Arial" w:cs="Arial"/>
            <w:sz w:val="20"/>
            <w:szCs w:val="20"/>
          </w:rPr>
          <w:t>,</w:t>
        </w:r>
      </w:ins>
      <w:ins w:author="Rosemary Oxenford" w:date="2016-03-04T10:32:00Z" w:id="87">
        <w:r>
          <w:rPr>
            <w:rFonts w:ascii="Arial" w:hAnsi="Arial" w:cs="Arial"/>
            <w:sz w:val="20"/>
            <w:szCs w:val="20"/>
          </w:rPr>
          <w:t xml:space="preserve"> </w:t>
        </w:r>
      </w:ins>
      <w:r w:rsidR="005A29CA">
        <w:rPr>
          <w:rFonts w:ascii="Arial" w:hAnsi="Arial" w:cs="Arial"/>
          <w:sz w:val="20"/>
          <w:szCs w:val="20"/>
        </w:rPr>
        <w:t>“</w:t>
      </w:r>
      <w:r w:rsidRPr="00EC68BA" w:rsidR="00A467D3">
        <w:rPr>
          <w:rFonts w:ascii="Arial" w:hAnsi="Arial" w:cs="Arial"/>
          <w:sz w:val="20"/>
          <w:szCs w:val="20"/>
        </w:rPr>
        <w:t>Detecting a Currency’s Dominance or Dependence using Foreign Exchange Network Trees</w:t>
      </w:r>
      <w:r w:rsidR="005A29CA">
        <w:rPr>
          <w:rFonts w:ascii="Arial" w:hAnsi="Arial" w:cs="Arial"/>
          <w:sz w:val="20"/>
          <w:szCs w:val="20"/>
        </w:rPr>
        <w:t>”</w:t>
      </w:r>
      <w:r w:rsidR="00A467D3">
        <w:rPr>
          <w:rFonts w:ascii="Arial" w:hAnsi="Arial" w:cs="Arial"/>
          <w:i/>
          <w:sz w:val="20"/>
          <w:szCs w:val="20"/>
        </w:rPr>
        <w:t xml:space="preserve">, </w:t>
      </w:r>
      <w:r w:rsidR="00A467D3">
        <w:rPr>
          <w:rFonts w:ascii="Arial" w:hAnsi="Arial" w:cs="Arial"/>
          <w:sz w:val="20"/>
          <w:szCs w:val="20"/>
        </w:rPr>
        <w:t xml:space="preserve">Mark McDonald, Omer Suleman, Stacy Williams, Sam Howison, Neil F. Johnson </w:t>
      </w:r>
      <w:hyperlink w:history="1" r:id="rId28">
        <w:r w:rsidRPr="007A195B" w:rsidR="00A467D3">
          <w:rPr>
            <w:rStyle w:val="Hyperlink"/>
            <w:rFonts w:ascii="Arial" w:hAnsi="Arial" w:cs="Arial"/>
            <w:sz w:val="20"/>
            <w:szCs w:val="20"/>
          </w:rPr>
          <w:t>http://cfr.statslab.cam.ac.uk/events/content/20056/WilliamsPaper.pdf</w:t>
        </w:r>
      </w:hyperlink>
    </w:p>
    <w:p w:rsidRPr="007A195B" w:rsidR="00A467D3" w:rsidP="00A467D3" w:rsidRDefault="00B77D10" w14:paraId="0B6B187D" w14:textId="72E5DCC1">
      <w:pPr>
        <w:numPr>
          <w:ilvl w:val="0"/>
          <w:numId w:val="3"/>
        </w:numPr>
        <w:spacing w:after="0" w:line="240" w:lineRule="auto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Ouyang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Hong-bing</w:t>
      </w:r>
      <w:r>
        <w:rPr>
          <w:rFonts w:ascii="Arial" w:hAnsi="Arial" w:cs="Arial"/>
          <w:sz w:val="20"/>
          <w:szCs w:val="20"/>
        </w:rPr>
        <w:t xml:space="preserve"> and</w:t>
      </w:r>
      <w:r>
        <w:rPr>
          <w:rFonts w:ascii="Arial" w:hAnsi="Arial" w:cs="Arial"/>
          <w:sz w:val="20"/>
          <w:szCs w:val="20"/>
        </w:rPr>
        <w:t xml:space="preserve"> </w:t>
      </w:r>
      <w:r w:rsidRPr="00952EA4">
        <w:rPr>
          <w:rFonts w:ascii="Arial" w:hAnsi="Arial" w:cs="Arial"/>
          <w:sz w:val="20"/>
          <w:szCs w:val="20"/>
        </w:rPr>
        <w:t>Xiao-dong</w:t>
      </w:r>
      <w:r>
        <w:rPr>
          <w:rFonts w:ascii="Arial" w:hAnsi="Arial" w:cs="Arial"/>
          <w:sz w:val="20"/>
          <w:szCs w:val="20"/>
        </w:rPr>
        <w:t xml:space="preserve"> Liu</w:t>
      </w:r>
      <w:r>
        <w:rPr>
          <w:rFonts w:ascii="Arial" w:hAnsi="Arial" w:cs="Arial"/>
          <w:sz w:val="20"/>
          <w:szCs w:val="20"/>
        </w:rPr>
        <w:t>,</w:t>
      </w:r>
      <w:r w:rsidRPr="007A195B">
        <w:rPr>
          <w:rFonts w:ascii="Arial" w:hAnsi="Arial" w:cs="Arial"/>
          <w:i/>
          <w:sz w:val="20"/>
          <w:szCs w:val="20"/>
        </w:rPr>
        <w:t xml:space="preserve"> </w:t>
      </w:r>
      <w:r w:rsidRPr="007A195B" w:rsidR="00A467D3">
        <w:rPr>
          <w:rFonts w:ascii="Arial" w:hAnsi="Arial" w:cs="Arial"/>
          <w:i/>
          <w:sz w:val="20"/>
          <w:szCs w:val="20"/>
        </w:rPr>
        <w:t>An Analysis of the Systemic Importance and Systemic Risk Contagion Mechanism of China's Financial Institutions Based on Network Analysis</w:t>
      </w:r>
      <w:r w:rsidR="00A467D3">
        <w:rPr>
          <w:rFonts w:ascii="Arial" w:hAnsi="Arial" w:cs="Arial"/>
          <w:i/>
          <w:sz w:val="20"/>
          <w:szCs w:val="20"/>
        </w:rPr>
        <w:t xml:space="preserve">, </w:t>
      </w:r>
      <w:r w:rsidR="00A467D3">
        <w:rPr>
          <w:rFonts w:ascii="Arial" w:hAnsi="Arial" w:cs="Arial"/>
          <w:sz w:val="20"/>
          <w:szCs w:val="20"/>
        </w:rPr>
        <w:t xml:space="preserve">Hong-bing Ouyang, </w:t>
      </w:r>
      <w:r w:rsidRPr="00952EA4" w:rsidR="00A467D3">
        <w:rPr>
          <w:rFonts w:ascii="Arial" w:hAnsi="Arial" w:cs="Arial"/>
          <w:sz w:val="20"/>
          <w:szCs w:val="20"/>
        </w:rPr>
        <w:t>Xiao-dong</w:t>
      </w:r>
      <w:r w:rsidR="00A467D3">
        <w:rPr>
          <w:rFonts w:ascii="Arial" w:hAnsi="Arial" w:cs="Arial"/>
          <w:sz w:val="20"/>
          <w:szCs w:val="20"/>
        </w:rPr>
        <w:t xml:space="preserve"> Liu, </w:t>
      </w:r>
      <w:r w:rsidR="00A467D3">
        <w:rPr>
          <w:rFonts w:ascii="Verdana" w:hAnsi="Verdana"/>
          <w:color w:val="000000"/>
          <w:sz w:val="18"/>
          <w:szCs w:val="18"/>
          <w:shd w:val="clear" w:color="auto" w:fill="FFFFFF"/>
        </w:rPr>
        <w:t>CMS, 2015,V23(10): 30-37</w:t>
      </w:r>
    </w:p>
    <w:p w:rsidRPr="007A195B" w:rsidR="00A467D3" w:rsidP="00A467D3" w:rsidRDefault="00B77D10" w14:paraId="0B6B187E" w14:textId="56EEC052">
      <w:pPr>
        <w:numPr>
          <w:ilvl w:val="0"/>
          <w:numId w:val="3"/>
        </w:numPr>
        <w:spacing w:after="0" w:line="240" w:lineRule="auto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Lori, </w:t>
      </w:r>
      <w:r>
        <w:rPr>
          <w:rFonts w:ascii="Arial" w:hAnsi="Arial" w:cs="Arial"/>
          <w:sz w:val="20"/>
          <w:szCs w:val="20"/>
        </w:rPr>
        <w:t>Giulia, Giulia de Masi, Ovidiu V. Precup, Giampaolo Gabbi,</w:t>
      </w:r>
      <w:r>
        <w:rPr>
          <w:rFonts w:ascii="Arial" w:hAnsi="Arial" w:cs="Arial"/>
          <w:sz w:val="20"/>
          <w:szCs w:val="20"/>
        </w:rPr>
        <w:t xml:space="preserve"> and</w:t>
      </w:r>
      <w:r>
        <w:rPr>
          <w:rFonts w:ascii="Arial" w:hAnsi="Arial" w:cs="Arial"/>
          <w:sz w:val="20"/>
          <w:szCs w:val="20"/>
        </w:rPr>
        <w:t xml:space="preserve"> Guido Caldarelli,</w:t>
      </w:r>
      <w:r>
        <w:rPr>
          <w:rFonts w:ascii="Arial" w:hAnsi="Arial" w:cs="Arial"/>
          <w:sz w:val="20"/>
          <w:szCs w:val="20"/>
        </w:rPr>
        <w:t xml:space="preserve"> </w:t>
      </w:r>
      <w:r w:rsidR="005A29CA">
        <w:rPr>
          <w:rFonts w:ascii="Arial" w:hAnsi="Arial" w:cs="Arial"/>
          <w:sz w:val="20"/>
          <w:szCs w:val="20"/>
        </w:rPr>
        <w:t>“</w:t>
      </w:r>
      <w:r w:rsidRPr="00EC68BA" w:rsidR="00A467D3">
        <w:rPr>
          <w:rFonts w:ascii="Arial" w:hAnsi="Arial" w:cs="Arial"/>
          <w:sz w:val="20"/>
          <w:szCs w:val="20"/>
        </w:rPr>
        <w:t>A Network Analysis of the Italian Overnight Money Market</w:t>
      </w:r>
      <w:r w:rsidR="005A29CA">
        <w:rPr>
          <w:rFonts w:ascii="Arial" w:hAnsi="Arial" w:cs="Arial"/>
          <w:sz w:val="20"/>
          <w:szCs w:val="20"/>
        </w:rPr>
        <w:t>”</w:t>
      </w:r>
      <w:r w:rsidR="00A467D3">
        <w:rPr>
          <w:rFonts w:ascii="Arial" w:hAnsi="Arial" w:cs="Arial"/>
          <w:i/>
          <w:sz w:val="20"/>
          <w:szCs w:val="20"/>
        </w:rPr>
        <w:t xml:space="preserve">, </w:t>
      </w:r>
      <w:r w:rsidR="00A467D3">
        <w:rPr>
          <w:rFonts w:ascii="Arial" w:hAnsi="Arial" w:cs="Arial"/>
          <w:sz w:val="20"/>
          <w:szCs w:val="20"/>
        </w:rPr>
        <w:t xml:space="preserve">Department of Economics, Discussion Paper Series, No. 05/05 </w:t>
      </w:r>
      <w:hyperlink w:history="1" r:id="rId29">
        <w:r w:rsidRPr="00952EA4" w:rsidR="00A467D3">
          <w:rPr>
            <w:rStyle w:val="Hyperlink"/>
            <w:rFonts w:ascii="Arial" w:hAnsi="Arial" w:cs="Arial"/>
            <w:sz w:val="20"/>
            <w:szCs w:val="20"/>
          </w:rPr>
          <w:t>https://www.city.ac.uk/__data/assets/pdf_file/0017/90260/0505_iori-et-al.pdf</w:t>
        </w:r>
      </w:hyperlink>
    </w:p>
    <w:p w:rsidRPr="00145FAA" w:rsidR="00A467D3" w:rsidP="00A467D3" w:rsidRDefault="00B77D10" w14:paraId="0B6B187F" w14:textId="4654535F">
      <w:pPr>
        <w:numPr>
          <w:ilvl w:val="0"/>
          <w:numId w:val="3"/>
        </w:numPr>
        <w:spacing w:after="0" w:line="240" w:lineRule="auto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Kaya,Hakan, </w:t>
      </w:r>
      <w:r w:rsidR="00EC68BA">
        <w:rPr>
          <w:rFonts w:ascii="Arial" w:hAnsi="Arial" w:cs="Arial"/>
          <w:sz w:val="20"/>
          <w:szCs w:val="20"/>
        </w:rPr>
        <w:t>“</w:t>
      </w:r>
      <w:r w:rsidRPr="00EC68BA" w:rsidR="00A467D3">
        <w:rPr>
          <w:rFonts w:ascii="Arial" w:hAnsi="Arial" w:cs="Arial"/>
          <w:sz w:val="20"/>
          <w:szCs w:val="20"/>
        </w:rPr>
        <w:t>Eccentricity in asset management</w:t>
      </w:r>
      <w:r w:rsidR="00EC68BA">
        <w:rPr>
          <w:rFonts w:ascii="Arial" w:hAnsi="Arial" w:cs="Arial"/>
          <w:sz w:val="20"/>
          <w:szCs w:val="20"/>
        </w:rPr>
        <w:t>”</w:t>
      </w:r>
      <w:r w:rsidR="003D407F">
        <w:rPr>
          <w:rFonts w:ascii="Arial" w:hAnsi="Arial" w:cs="Arial"/>
          <w:i/>
          <w:sz w:val="20"/>
          <w:szCs w:val="20"/>
        </w:rPr>
        <w:t>,</w:t>
      </w:r>
      <w:bookmarkStart w:name="_GoBack" w:id="88"/>
      <w:bookmarkEnd w:id="88"/>
      <w:r w:rsidRPr="00EC68BA" w:rsidR="00A467D3">
        <w:rPr>
          <w:rFonts w:ascii="Arial" w:hAnsi="Arial" w:cs="Arial"/>
          <w:i/>
          <w:sz w:val="20"/>
          <w:szCs w:val="20"/>
        </w:rPr>
        <w:t>The Journal of Network Theory in Finance</w:t>
      </w:r>
      <w:r w:rsidR="00A467D3">
        <w:rPr>
          <w:rFonts w:ascii="Arial" w:hAnsi="Arial" w:cs="Arial"/>
          <w:sz w:val="20"/>
          <w:szCs w:val="20"/>
        </w:rPr>
        <w:t xml:space="preserve">, Volume 1, Number 1 </w:t>
      </w:r>
      <w:r w:rsidR="00A467D3">
        <w:rPr>
          <w:rFonts w:ascii="Arial" w:hAnsi="Arial" w:cs="Arial"/>
          <w:sz w:val="20"/>
          <w:szCs w:val="20"/>
        </w:rPr>
        <w:lastRenderedPageBreak/>
        <w:t>(</w:t>
      </w:r>
      <w:hyperlink w:history="1" r:id="rId30">
        <w:r w:rsidRPr="00F3067B" w:rsidR="00A467D3">
          <w:rPr>
            <w:rStyle w:val="Hyperlink"/>
            <w:rFonts w:ascii="Arial" w:hAnsi="Arial" w:cs="Arial"/>
            <w:sz w:val="20"/>
            <w:szCs w:val="20"/>
          </w:rPr>
          <w:t>http://www.risk.jbs.cam.ac.uk/news/downloads/2015/journalofnetworktheoryinfinance-v1-no1.pdf</w:t>
        </w:r>
      </w:hyperlink>
      <w:r w:rsidR="00A467D3">
        <w:rPr>
          <w:rFonts w:ascii="Arial" w:hAnsi="Arial" w:cs="Arial"/>
          <w:sz w:val="20"/>
          <w:szCs w:val="20"/>
        </w:rPr>
        <w:t>)</w:t>
      </w:r>
    </w:p>
    <w:p w:rsidRPr="007B74FA" w:rsidR="00145FAA" w:rsidP="00145FAA" w:rsidRDefault="00B77D10" w14:paraId="0B6B1880" w14:textId="45AF0C1C">
      <w:pPr>
        <w:numPr>
          <w:ilvl w:val="0"/>
          <w:numId w:val="3"/>
        </w:numPr>
        <w:spacing w:after="0" w:line="240" w:lineRule="auto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Staum,</w:t>
      </w:r>
      <w:r>
        <w:rPr>
          <w:rFonts w:ascii="Arial" w:hAnsi="Arial" w:cs="Arial"/>
          <w:sz w:val="20"/>
          <w:szCs w:val="20"/>
        </w:rPr>
        <w:t xml:space="preserve">Jeremy C., </w:t>
      </w:r>
      <w:r>
        <w:rPr>
          <w:rFonts w:ascii="Arial" w:hAnsi="Arial" w:cs="Arial"/>
          <w:sz w:val="20"/>
          <w:szCs w:val="20"/>
        </w:rPr>
        <w:t xml:space="preserve">and </w:t>
      </w:r>
      <w:r>
        <w:rPr>
          <w:rFonts w:ascii="Arial" w:hAnsi="Arial" w:cs="Arial"/>
          <w:sz w:val="20"/>
          <w:szCs w:val="20"/>
        </w:rPr>
        <w:t xml:space="preserve">Ming Liu </w:t>
      </w:r>
      <w:r w:rsidRPr="00145FAA">
        <w:rPr>
          <w:rFonts w:ascii="Arial" w:hAnsi="Arial" w:cs="Arial"/>
          <w:sz w:val="20"/>
          <w:szCs w:val="20"/>
        </w:rPr>
        <w:t>Staum</w:t>
      </w:r>
      <w:r>
        <w:rPr>
          <w:rFonts w:ascii="Arial" w:hAnsi="Arial" w:cs="Arial"/>
          <w:sz w:val="20"/>
          <w:szCs w:val="20"/>
        </w:rPr>
        <w:t>,</w:t>
      </w:r>
      <w:r w:rsidR="00EC68BA">
        <w:rPr>
          <w:rFonts w:ascii="Arial" w:hAnsi="Arial" w:cs="Arial"/>
          <w:sz w:val="20"/>
          <w:szCs w:val="20"/>
        </w:rPr>
        <w:t>”</w:t>
      </w:r>
      <w:r w:rsidRPr="00EC68BA" w:rsidR="00145FAA">
        <w:rPr>
          <w:rFonts w:ascii="Arial" w:hAnsi="Arial" w:cs="Arial"/>
          <w:sz w:val="20"/>
          <w:szCs w:val="20"/>
        </w:rPr>
        <w:t>Systemic Risk Components in a Network Model of Contagion</w:t>
      </w:r>
      <w:r w:rsidR="00EC68BA">
        <w:rPr>
          <w:rFonts w:ascii="Arial" w:hAnsi="Arial" w:cs="Arial"/>
          <w:sz w:val="20"/>
          <w:szCs w:val="20"/>
        </w:rPr>
        <w:t>”</w:t>
      </w:r>
      <w:r w:rsidR="00145FAA">
        <w:rPr>
          <w:rFonts w:ascii="Arial" w:hAnsi="Arial" w:cs="Arial"/>
          <w:i/>
          <w:sz w:val="20"/>
          <w:szCs w:val="20"/>
        </w:rPr>
        <w:t xml:space="preserve">, </w:t>
      </w:r>
      <w:r w:rsidRPr="00145FAA" w:rsidR="00145FAA">
        <w:rPr>
          <w:rFonts w:ascii="Arial" w:hAnsi="Arial" w:cs="Arial"/>
          <w:sz w:val="20"/>
          <w:szCs w:val="20"/>
        </w:rPr>
        <w:t xml:space="preserve">, </w:t>
      </w:r>
      <w:r w:rsidR="00A84243">
        <w:rPr>
          <w:rFonts w:ascii="Arial" w:hAnsi="Arial" w:cs="Arial"/>
          <w:sz w:val="20"/>
          <w:szCs w:val="20"/>
        </w:rPr>
        <w:t xml:space="preserve">January 2012. </w:t>
      </w:r>
      <w:r w:rsidRPr="00145FAA" w:rsidR="00145FAA">
        <w:rPr>
          <w:rFonts w:ascii="Arial" w:hAnsi="Arial" w:cs="Arial"/>
          <w:sz w:val="20"/>
          <w:szCs w:val="20"/>
        </w:rPr>
        <w:t xml:space="preserve">Available at SSRN: </w:t>
      </w:r>
      <w:hyperlink w:history="1" r:id="rId31">
        <w:r w:rsidRPr="00A84243" w:rsidR="00145FAA">
          <w:rPr>
            <w:rStyle w:val="Hyperlink"/>
            <w:rFonts w:ascii="Arial" w:hAnsi="Arial" w:cs="Arial"/>
            <w:sz w:val="20"/>
            <w:szCs w:val="20"/>
          </w:rPr>
          <w:t>http://ssrn.com/abstract=1726107</w:t>
        </w:r>
      </w:hyperlink>
    </w:p>
    <w:p w:rsidRPr="007B74FA" w:rsidR="007B74FA" w:rsidP="005A5DFA" w:rsidRDefault="003D407F" w14:paraId="0B6B1881" w14:textId="1C51E6EE">
      <w:pPr>
        <w:numPr>
          <w:ilvl w:val="0"/>
          <w:numId w:val="3"/>
        </w:numPr>
        <w:spacing w:after="0" w:line="240" w:lineRule="auto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Bisias, </w:t>
      </w:r>
      <w:r w:rsidRPr="001049C2">
        <w:rPr>
          <w:rFonts w:ascii="Arial" w:hAnsi="Arial" w:cs="Arial"/>
          <w:sz w:val="20"/>
          <w:szCs w:val="20"/>
        </w:rPr>
        <w:t xml:space="preserve">Dimitrios, Mark Flood, Andrew W. Lo, </w:t>
      </w:r>
      <w:r>
        <w:rPr>
          <w:rFonts w:ascii="Arial" w:hAnsi="Arial" w:cs="Arial"/>
          <w:sz w:val="20"/>
          <w:szCs w:val="20"/>
        </w:rPr>
        <w:t xml:space="preserve">and </w:t>
      </w:r>
      <w:r w:rsidRPr="001049C2">
        <w:rPr>
          <w:rFonts w:ascii="Arial" w:hAnsi="Arial" w:cs="Arial"/>
          <w:sz w:val="20"/>
          <w:szCs w:val="20"/>
        </w:rPr>
        <w:t>Stavros Valavanis</w:t>
      </w:r>
      <w:r>
        <w:rPr>
          <w:rFonts w:ascii="Arial" w:hAnsi="Arial" w:cs="Arial"/>
          <w:sz w:val="20"/>
          <w:szCs w:val="20"/>
        </w:rPr>
        <w:t xml:space="preserve">, </w:t>
      </w:r>
      <w:r w:rsidR="00EC68BA">
        <w:rPr>
          <w:rFonts w:ascii="Arial" w:hAnsi="Arial" w:cs="Arial"/>
          <w:sz w:val="20"/>
          <w:szCs w:val="20"/>
        </w:rPr>
        <w:t>“</w:t>
      </w:r>
      <w:r w:rsidRPr="00EC68BA" w:rsidR="007B74FA">
        <w:rPr>
          <w:rFonts w:ascii="Arial" w:hAnsi="Arial" w:cs="Arial"/>
          <w:sz w:val="20"/>
          <w:szCs w:val="20"/>
        </w:rPr>
        <w:t>A Survey of Systemic Risk Analytics</w:t>
      </w:r>
      <w:r w:rsidR="00EC68BA">
        <w:rPr>
          <w:rFonts w:ascii="Arial" w:hAnsi="Arial" w:cs="Arial"/>
          <w:sz w:val="20"/>
          <w:szCs w:val="20"/>
        </w:rPr>
        <w:t>”</w:t>
      </w:r>
      <w:r w:rsidRPr="001049C2" w:rsidR="007B74FA">
        <w:rPr>
          <w:rFonts w:ascii="Arial" w:hAnsi="Arial" w:cs="Arial"/>
          <w:i/>
          <w:sz w:val="20"/>
          <w:szCs w:val="20"/>
        </w:rPr>
        <w:t xml:space="preserve">, </w:t>
      </w:r>
      <w:r w:rsidRPr="001049C2" w:rsidR="007B74FA">
        <w:rPr>
          <w:rFonts w:ascii="Arial" w:hAnsi="Arial" w:cs="Arial"/>
          <w:sz w:val="20"/>
          <w:szCs w:val="20"/>
        </w:rPr>
        <w:t>, Office of Financial Research, Working Paper #0001, January 5</w:t>
      </w:r>
      <w:r w:rsidRPr="001049C2" w:rsidR="007B74FA">
        <w:rPr>
          <w:rFonts w:ascii="Arial" w:hAnsi="Arial" w:cs="Arial"/>
          <w:sz w:val="20"/>
          <w:szCs w:val="20"/>
          <w:vertAlign w:val="superscript"/>
        </w:rPr>
        <w:t>th</w:t>
      </w:r>
      <w:r w:rsidRPr="001049C2" w:rsidR="007B74FA">
        <w:rPr>
          <w:rFonts w:ascii="Arial" w:hAnsi="Arial" w:cs="Arial"/>
          <w:sz w:val="20"/>
          <w:szCs w:val="20"/>
        </w:rPr>
        <w:t xml:space="preserve"> 2012 </w:t>
      </w:r>
      <w:hyperlink w:history="1" r:id="rId32">
        <w:r w:rsidRPr="001049C2" w:rsidR="007B74FA">
          <w:rPr>
            <w:rStyle w:val="Hyperlink"/>
            <w:rFonts w:ascii="Arial" w:hAnsi="Arial" w:cs="Arial"/>
            <w:sz w:val="20"/>
            <w:szCs w:val="20"/>
          </w:rPr>
          <w:t>https://financialresearch.gov/working-papers/files/OFRwp0001_BisiasFloodLoValavanis_ASurveyOfSystemicRiskAnalytics.pdf</w:t>
        </w:r>
      </w:hyperlink>
    </w:p>
    <w:sectPr w:rsidRPr="007B74FA" w:rsidR="007B74FA" w:rsidSect="000A1A6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C53B86"/>
    <w:multiLevelType w:val="hybridMultilevel"/>
    <w:tmpl w:val="97FE90D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62F2280"/>
    <w:multiLevelType w:val="hybridMultilevel"/>
    <w:tmpl w:val="9E24714E"/>
    <w:lvl w:ilvl="0" w:tplc="08090001">
      <w:start w:val="1"/>
      <w:numFmt w:val="bullet"/>
      <w:lvlText w:val=""/>
      <w:lvlJc w:val="left"/>
      <w:pPr>
        <w:ind w:left="774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hint="default" w:ascii="Wingdings" w:hAnsi="Wingdings"/>
      </w:rPr>
    </w:lvl>
  </w:abstractNum>
  <w:abstractNum w:abstractNumId="2" w15:restartNumberingAfterBreak="0">
    <w:nsid w:val="60613657"/>
    <w:multiLevelType w:val="hybridMultilevel"/>
    <w:tmpl w:val="EE861C4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46D707B"/>
    <w:multiLevelType w:val="hybridMultilevel"/>
    <w:tmpl w:val="72F0E66E"/>
    <w:lvl w:ilvl="0" w:tplc="1AB631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A439C8"/>
    <w:multiLevelType w:val="hybridMultilevel"/>
    <w:tmpl w:val="D9B6D2A2"/>
    <w:lvl w:ilvl="0" w:tplc="08090001">
      <w:start w:val="1"/>
      <w:numFmt w:val="bullet"/>
      <w:lvlText w:val=""/>
      <w:lvlJc w:val="left"/>
      <w:pPr>
        <w:ind w:left="774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Rosemary Oxenford">
    <w15:presenceInfo w15:providerId="AD" w15:userId="S-1-5-21-436374069-220523388-1801674531-2860"/>
  </w15:person>
  <w15:person w15:author="Ken Deeley">
    <w15:presenceInfo w15:providerId="AD" w15:userId="S-1-5-21-436374069-220523388-1801674531-790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096"/>
    <w:rsid w:val="0001444F"/>
    <w:rsid w:val="000153D0"/>
    <w:rsid w:val="000203BD"/>
    <w:rsid w:val="00024B4E"/>
    <w:rsid w:val="000354D3"/>
    <w:rsid w:val="000373F5"/>
    <w:rsid w:val="00042C45"/>
    <w:rsid w:val="00064853"/>
    <w:rsid w:val="00070A67"/>
    <w:rsid w:val="000716B1"/>
    <w:rsid w:val="000764A9"/>
    <w:rsid w:val="00084359"/>
    <w:rsid w:val="0009629D"/>
    <w:rsid w:val="000A1A6A"/>
    <w:rsid w:val="000C1327"/>
    <w:rsid w:val="000C2D8C"/>
    <w:rsid w:val="000D788B"/>
    <w:rsid w:val="000F438E"/>
    <w:rsid w:val="001049C2"/>
    <w:rsid w:val="0011202E"/>
    <w:rsid w:val="0012616E"/>
    <w:rsid w:val="0013565E"/>
    <w:rsid w:val="00141D1F"/>
    <w:rsid w:val="00144FA3"/>
    <w:rsid w:val="00145FAA"/>
    <w:rsid w:val="001722E0"/>
    <w:rsid w:val="00184C76"/>
    <w:rsid w:val="001975EE"/>
    <w:rsid w:val="001A68E5"/>
    <w:rsid w:val="001B363C"/>
    <w:rsid w:val="001B688C"/>
    <w:rsid w:val="001B7DE6"/>
    <w:rsid w:val="001C46F8"/>
    <w:rsid w:val="001D699B"/>
    <w:rsid w:val="001E4082"/>
    <w:rsid w:val="001F0B68"/>
    <w:rsid w:val="001F5015"/>
    <w:rsid w:val="00206576"/>
    <w:rsid w:val="00233B71"/>
    <w:rsid w:val="00254EAF"/>
    <w:rsid w:val="0026615F"/>
    <w:rsid w:val="00271A9F"/>
    <w:rsid w:val="00281E99"/>
    <w:rsid w:val="002A721B"/>
    <w:rsid w:val="002C2E09"/>
    <w:rsid w:val="002D049C"/>
    <w:rsid w:val="002D0F8F"/>
    <w:rsid w:val="002D280A"/>
    <w:rsid w:val="002E15EE"/>
    <w:rsid w:val="002E321A"/>
    <w:rsid w:val="002F0397"/>
    <w:rsid w:val="002F7EF1"/>
    <w:rsid w:val="003007FF"/>
    <w:rsid w:val="003255EE"/>
    <w:rsid w:val="00325FD0"/>
    <w:rsid w:val="00326CFF"/>
    <w:rsid w:val="0036726E"/>
    <w:rsid w:val="00367560"/>
    <w:rsid w:val="00374CBF"/>
    <w:rsid w:val="00377D18"/>
    <w:rsid w:val="00382B52"/>
    <w:rsid w:val="00383834"/>
    <w:rsid w:val="00395697"/>
    <w:rsid w:val="003A1B8A"/>
    <w:rsid w:val="003A6CDB"/>
    <w:rsid w:val="003D407F"/>
    <w:rsid w:val="003D6B27"/>
    <w:rsid w:val="003E16C7"/>
    <w:rsid w:val="003F14BA"/>
    <w:rsid w:val="00402433"/>
    <w:rsid w:val="00404AEA"/>
    <w:rsid w:val="0040599D"/>
    <w:rsid w:val="0042043E"/>
    <w:rsid w:val="00421C79"/>
    <w:rsid w:val="0042535E"/>
    <w:rsid w:val="00427878"/>
    <w:rsid w:val="00435D01"/>
    <w:rsid w:val="00436052"/>
    <w:rsid w:val="004369BA"/>
    <w:rsid w:val="00442409"/>
    <w:rsid w:val="00446C02"/>
    <w:rsid w:val="00451F6C"/>
    <w:rsid w:val="00471422"/>
    <w:rsid w:val="00480D8E"/>
    <w:rsid w:val="00484021"/>
    <w:rsid w:val="00486250"/>
    <w:rsid w:val="004B13D1"/>
    <w:rsid w:val="004C25E6"/>
    <w:rsid w:val="004C30FD"/>
    <w:rsid w:val="004D0224"/>
    <w:rsid w:val="004D0243"/>
    <w:rsid w:val="004D19D0"/>
    <w:rsid w:val="004D1BC5"/>
    <w:rsid w:val="004D7292"/>
    <w:rsid w:val="004E019B"/>
    <w:rsid w:val="004F3C6B"/>
    <w:rsid w:val="005001BC"/>
    <w:rsid w:val="00524700"/>
    <w:rsid w:val="00533803"/>
    <w:rsid w:val="00545685"/>
    <w:rsid w:val="005674EB"/>
    <w:rsid w:val="005708D1"/>
    <w:rsid w:val="00571610"/>
    <w:rsid w:val="00572CB0"/>
    <w:rsid w:val="00581E81"/>
    <w:rsid w:val="00582659"/>
    <w:rsid w:val="005859EB"/>
    <w:rsid w:val="00585FFB"/>
    <w:rsid w:val="00587052"/>
    <w:rsid w:val="005948BC"/>
    <w:rsid w:val="005A29CA"/>
    <w:rsid w:val="005A4269"/>
    <w:rsid w:val="005A5D65"/>
    <w:rsid w:val="005B4B52"/>
    <w:rsid w:val="005D42E6"/>
    <w:rsid w:val="005E61C1"/>
    <w:rsid w:val="006011BB"/>
    <w:rsid w:val="00601A42"/>
    <w:rsid w:val="0061193C"/>
    <w:rsid w:val="00623F4D"/>
    <w:rsid w:val="0064575A"/>
    <w:rsid w:val="00656AF7"/>
    <w:rsid w:val="0069593D"/>
    <w:rsid w:val="006A3357"/>
    <w:rsid w:val="006B157F"/>
    <w:rsid w:val="006E0838"/>
    <w:rsid w:val="006E5BEF"/>
    <w:rsid w:val="006F3C8C"/>
    <w:rsid w:val="006F4EB9"/>
    <w:rsid w:val="00725108"/>
    <w:rsid w:val="00727FD1"/>
    <w:rsid w:val="0073028F"/>
    <w:rsid w:val="007503A7"/>
    <w:rsid w:val="00770F97"/>
    <w:rsid w:val="007714C1"/>
    <w:rsid w:val="007752D2"/>
    <w:rsid w:val="00787FC8"/>
    <w:rsid w:val="007A2527"/>
    <w:rsid w:val="007B054D"/>
    <w:rsid w:val="007B656C"/>
    <w:rsid w:val="007B74FA"/>
    <w:rsid w:val="007C1399"/>
    <w:rsid w:val="007D00E7"/>
    <w:rsid w:val="007D579A"/>
    <w:rsid w:val="007D7188"/>
    <w:rsid w:val="007E3D03"/>
    <w:rsid w:val="007E64E5"/>
    <w:rsid w:val="008111DC"/>
    <w:rsid w:val="00814825"/>
    <w:rsid w:val="00832FB4"/>
    <w:rsid w:val="00833219"/>
    <w:rsid w:val="00842994"/>
    <w:rsid w:val="00843735"/>
    <w:rsid w:val="00857F7D"/>
    <w:rsid w:val="00861782"/>
    <w:rsid w:val="008633DF"/>
    <w:rsid w:val="008639E2"/>
    <w:rsid w:val="008646BB"/>
    <w:rsid w:val="008804C1"/>
    <w:rsid w:val="008835A6"/>
    <w:rsid w:val="0088709F"/>
    <w:rsid w:val="008A4D5A"/>
    <w:rsid w:val="008B601D"/>
    <w:rsid w:val="008C6529"/>
    <w:rsid w:val="008D0FC0"/>
    <w:rsid w:val="008F0D22"/>
    <w:rsid w:val="008F797A"/>
    <w:rsid w:val="0090294A"/>
    <w:rsid w:val="00904313"/>
    <w:rsid w:val="009055AD"/>
    <w:rsid w:val="00911D6F"/>
    <w:rsid w:val="0091769D"/>
    <w:rsid w:val="00927559"/>
    <w:rsid w:val="00932800"/>
    <w:rsid w:val="00934270"/>
    <w:rsid w:val="009351B0"/>
    <w:rsid w:val="00946E97"/>
    <w:rsid w:val="00957A9B"/>
    <w:rsid w:val="00966BF9"/>
    <w:rsid w:val="00970D61"/>
    <w:rsid w:val="00971ACF"/>
    <w:rsid w:val="00976096"/>
    <w:rsid w:val="009777D2"/>
    <w:rsid w:val="00984439"/>
    <w:rsid w:val="00986EE6"/>
    <w:rsid w:val="009A4495"/>
    <w:rsid w:val="009A4833"/>
    <w:rsid w:val="009D51F2"/>
    <w:rsid w:val="009E13A9"/>
    <w:rsid w:val="00A01F26"/>
    <w:rsid w:val="00A03701"/>
    <w:rsid w:val="00A148CB"/>
    <w:rsid w:val="00A233BA"/>
    <w:rsid w:val="00A4070C"/>
    <w:rsid w:val="00A467D3"/>
    <w:rsid w:val="00A61429"/>
    <w:rsid w:val="00A824AE"/>
    <w:rsid w:val="00A84243"/>
    <w:rsid w:val="00A84A4C"/>
    <w:rsid w:val="00A9199C"/>
    <w:rsid w:val="00A934FD"/>
    <w:rsid w:val="00A95ECA"/>
    <w:rsid w:val="00AA0730"/>
    <w:rsid w:val="00AA6248"/>
    <w:rsid w:val="00AB0101"/>
    <w:rsid w:val="00AB4551"/>
    <w:rsid w:val="00AD0928"/>
    <w:rsid w:val="00AD393C"/>
    <w:rsid w:val="00AF26BB"/>
    <w:rsid w:val="00AF471E"/>
    <w:rsid w:val="00B20285"/>
    <w:rsid w:val="00B3771E"/>
    <w:rsid w:val="00B41AD8"/>
    <w:rsid w:val="00B47028"/>
    <w:rsid w:val="00B5438E"/>
    <w:rsid w:val="00B554EE"/>
    <w:rsid w:val="00B5640B"/>
    <w:rsid w:val="00B61F03"/>
    <w:rsid w:val="00B77D10"/>
    <w:rsid w:val="00B8729B"/>
    <w:rsid w:val="00B87EB7"/>
    <w:rsid w:val="00BA3C96"/>
    <w:rsid w:val="00BA53E5"/>
    <w:rsid w:val="00BB3DF6"/>
    <w:rsid w:val="00BB64D5"/>
    <w:rsid w:val="00BC41FD"/>
    <w:rsid w:val="00BD5012"/>
    <w:rsid w:val="00BF59C9"/>
    <w:rsid w:val="00C054FE"/>
    <w:rsid w:val="00C1032F"/>
    <w:rsid w:val="00C139DE"/>
    <w:rsid w:val="00C31AA7"/>
    <w:rsid w:val="00C32DC1"/>
    <w:rsid w:val="00C336ED"/>
    <w:rsid w:val="00C45133"/>
    <w:rsid w:val="00C61E48"/>
    <w:rsid w:val="00C66296"/>
    <w:rsid w:val="00C66C07"/>
    <w:rsid w:val="00C73F60"/>
    <w:rsid w:val="00CA21F6"/>
    <w:rsid w:val="00CA5140"/>
    <w:rsid w:val="00CB2A79"/>
    <w:rsid w:val="00CC0BE2"/>
    <w:rsid w:val="00CE0EDC"/>
    <w:rsid w:val="00CE6AAF"/>
    <w:rsid w:val="00CE7D02"/>
    <w:rsid w:val="00D15923"/>
    <w:rsid w:val="00D203CD"/>
    <w:rsid w:val="00D27B82"/>
    <w:rsid w:val="00D35B7F"/>
    <w:rsid w:val="00D35F30"/>
    <w:rsid w:val="00D50151"/>
    <w:rsid w:val="00D612F5"/>
    <w:rsid w:val="00D7062F"/>
    <w:rsid w:val="00D741C6"/>
    <w:rsid w:val="00D751A6"/>
    <w:rsid w:val="00D76DED"/>
    <w:rsid w:val="00DA1B62"/>
    <w:rsid w:val="00DD001A"/>
    <w:rsid w:val="00DD0A73"/>
    <w:rsid w:val="00DE10B4"/>
    <w:rsid w:val="00E12FC0"/>
    <w:rsid w:val="00E158A3"/>
    <w:rsid w:val="00E17456"/>
    <w:rsid w:val="00E41145"/>
    <w:rsid w:val="00E65CA5"/>
    <w:rsid w:val="00E705D9"/>
    <w:rsid w:val="00E75C89"/>
    <w:rsid w:val="00E77C62"/>
    <w:rsid w:val="00E950CE"/>
    <w:rsid w:val="00EA7298"/>
    <w:rsid w:val="00EB05F4"/>
    <w:rsid w:val="00EB330E"/>
    <w:rsid w:val="00EC2320"/>
    <w:rsid w:val="00EC68BA"/>
    <w:rsid w:val="00ED133C"/>
    <w:rsid w:val="00EE7A35"/>
    <w:rsid w:val="00EF0320"/>
    <w:rsid w:val="00EF198E"/>
    <w:rsid w:val="00F17DFF"/>
    <w:rsid w:val="00F34B7F"/>
    <w:rsid w:val="00F40F63"/>
    <w:rsid w:val="00F51C19"/>
    <w:rsid w:val="00F81598"/>
    <w:rsid w:val="00FA3EFC"/>
    <w:rsid w:val="00FA656E"/>
    <w:rsid w:val="00FB04F7"/>
    <w:rsid w:val="00FD4832"/>
    <w:rsid w:val="00FE0B80"/>
    <w:rsid w:val="00FE56E6"/>
    <w:rsid w:val="00FF580A"/>
    <w:rsid w:val="5048E238"/>
    <w:rsid w:val="754D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B17ED"/>
  <w15:chartTrackingRefBased/>
  <w15:docId w15:val="{36D03D55-0AF1-4D70-A140-2413E8279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F032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CA21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575A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71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D718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E64E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84243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351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51B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351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51B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351B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351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6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98358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1273129633">
              <w:marLeft w:val="225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://www.mathworks.com/discovery/systemic-risk.html?s_tid=srchtitle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microsoft.com/office/2011/relationships/people" Target="people.xml"/><Relationship Id="rId7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://www.mathworks.com/solutions/financial-services/risk-management.html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www.city.ac.uk/__data/assets/pdf_file/0017/90260/0505_iori-et-al.pdf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yperlink" Target="https://financialresearch.gov/working-papers/files/OFRwp0001_BisiasFloodLoValavanis_ASurveyOfSystemicRiskAnalytics.pdf" TargetMode="External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://cfr.statslab.cam.ac.uk/events/content/20056/WilliamsPaper.pdf" TargetMode="External"/><Relationship Id="rId10" Type="http://schemas.openxmlformats.org/officeDocument/2006/relationships/webSettings" Target="webSettings.xml"/><Relationship Id="rId19" Type="http://schemas.openxmlformats.org/officeDocument/2006/relationships/image" Target="media/image9.png"/><Relationship Id="rId31" Type="http://schemas.openxmlformats.org/officeDocument/2006/relationships/hyperlink" Target="http://ssrn.com/abstract=1726107" TargetMode="Externa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://www.nbs.sk/_img/Documents/_PUBLIK_NBS_FSR/Biatec/Rok2013/07-2013/05_biatec13-7_resovsky_EN.pdf" TargetMode="External"/><Relationship Id="rId30" Type="http://schemas.openxmlformats.org/officeDocument/2006/relationships/hyperlink" Target="http://www.risk.jbs.cam.ac.uk/news/downloads/2015/journalofnetworktheoryinfinance-v1-no1.pdf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haredContentType xmlns="Microsoft.SharePoint.Taxonomy.ContentTypeSync" SourceId="e7c50fe4-4c86-4d33-a0d3-ad29cfb7378a" ContentTypeId="0x01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E2ED060C596B48B1DA412D8DF3CCCB" ma:contentTypeVersion="14" ma:contentTypeDescription="Create a new document." ma:contentTypeScope="" ma:versionID="c64e24e35077926fcca929881eebd7da">
  <xsd:schema xmlns:xsd="http://www.w3.org/2001/XMLSchema" xmlns:xs="http://www.w3.org/2001/XMLSchema" xmlns:p="http://schemas.microsoft.com/office/2006/metadata/properties" xmlns:ns2="5c85acdc-a394-4ae0-8c72-fb4a95b3d573" xmlns:ns3="http://schemas.microsoft.com/sharepoint/v4" targetNamespace="http://schemas.microsoft.com/office/2006/metadata/properties" ma:root="true" ma:fieldsID="d55af737b284fdb51bcf8aa49adaebc3" ns2:_="" ns3:_="">
    <xsd:import namespace="5c85acdc-a394-4ae0-8c72-fb4a95b3d573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85acdc-a394-4ae0-8c72-fb4a95b3d57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_dlc_DocId xmlns="5c85acdc-a394-4ae0-8c72-fb4a95b3d573">FV3TYEPWNNQC-110-8654</_dlc_DocId>
    <_dlc_DocIdUrl xmlns="5c85acdc-a394-4ae0-8c72-fb4a95b3d573">
      <Url>http://sharepoint.mathworks.com/marketing/marcomm/newsletters/article_development/_layouts/15/DocIdRedir.aspx?ID=FV3TYEPWNNQC-110-8654</Url>
      <Description>FV3TYEPWNNQC-110-8654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516FD-DA51-4BB1-9612-3CEEFBD22E2B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AAB239AE-BBB5-4ED0-BAB5-2CB134246E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85acdc-a394-4ae0-8c72-fb4a95b3d573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EB49FA-3C20-418C-A953-EBA9C00CD12D}">
  <ds:schemaRefs>
    <ds:schemaRef ds:uri="http://schemas.microsoft.com/sharepoint/v4"/>
    <ds:schemaRef ds:uri="http://schemas.microsoft.com/office/infopath/2007/PartnerControls"/>
    <ds:schemaRef ds:uri="http://www.w3.org/XML/1998/namespace"/>
    <ds:schemaRef ds:uri="http://purl.org/dc/terms/"/>
    <ds:schemaRef ds:uri="http://schemas.microsoft.com/office/2006/documentManagement/types"/>
    <ds:schemaRef ds:uri="http://purl.org/dc/elements/1.1/"/>
    <ds:schemaRef ds:uri="5c85acdc-a394-4ae0-8c72-fb4a95b3d573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FD29D36E-8B80-4336-A91B-BCEC6753FE1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C80D57C-5AF1-43DE-9507-583D3ED781FC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8785A042-E21A-4589-8F91-D43435D94D9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MathWorks Inc.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Ken Deeley</dc:creator>
  <keywords/>
  <dc:description/>
  <lastModifiedBy>Ken Deeley</lastModifiedBy>
  <revision>9</revision>
  <lastPrinted>2015-09-18T11:22:00.0000000Z</lastPrinted>
  <dcterms:created xsi:type="dcterms:W3CDTF">2016-03-01T13:44:00.0000000Z</dcterms:created>
  <dcterms:modified xsi:type="dcterms:W3CDTF">2016-03-07T20:01:14.9742211Z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0x0101006CE2ED060C596B48B1DA412D8DF3CCCB</vt:lpwstr>
  </property>
  <property fmtid="{D5CDD505-2E9C-101B-9397-08002B2CF9AE}" pid="3" name="_dlc_DocIdItemGuid">
    <vt:lpwstr>45b3e208-1bfb-4b6a-97cb-032b491c1361</vt:lpwstr>
  </property>
</Properties>
</file>